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74F8B" w:rsidRDefault="00274F8B">
      <w:pPr>
        <w:rPr>
          <w:rFonts w:cs="Calibri"/>
          <w:b/>
          <w:bCs/>
          <w:lang w:val="zh-CN"/>
        </w:rPr>
      </w:pPr>
    </w:p>
    <w:p w:rsidR="00274F8B" w:rsidRDefault="00274F8B">
      <w:pPr>
        <w:rPr>
          <w:rFonts w:cs="Calibri"/>
          <w:b/>
          <w:bCs/>
          <w:lang w:val="zh-CN"/>
        </w:rPr>
      </w:pPr>
    </w:p>
    <w:p w:rsidR="00274F8B" w:rsidRDefault="00274F8B">
      <w:pPr>
        <w:rPr>
          <w:rFonts w:cs="Calibri"/>
          <w:b/>
          <w:bCs/>
          <w:lang w:val="zh-CN"/>
        </w:rPr>
      </w:pPr>
    </w:p>
    <w:p w:rsidR="00274F8B" w:rsidRDefault="00F9769E">
      <w:pPr>
        <w:pStyle w:val="af6"/>
        <w:pBdr>
          <w:bottom w:val="single" w:sz="12" w:space="1" w:color="auto"/>
        </w:pBdr>
      </w:pPr>
      <w:r>
        <w:rPr>
          <w:rFonts w:hint="eastAsia"/>
        </w:rPr>
        <w:t xml:space="preserve">CTP Client Development </w:t>
      </w:r>
      <w:del w:id="0" w:author="陈学锋" w:date="2018-07-04T20:47:00Z">
        <w:r w:rsidDel="00821783">
          <w:rPr>
            <w:rFonts w:hint="eastAsia"/>
          </w:rPr>
          <w:delText>Guidance</w:delText>
        </w:r>
      </w:del>
      <w:ins w:id="1" w:author="陈学锋" w:date="2018-07-04T20:47:00Z">
        <w:r w:rsidR="00821783">
          <w:rPr>
            <w:rFonts w:hint="eastAsia"/>
          </w:rPr>
          <w:t>Guide</w:t>
        </w:r>
      </w:ins>
    </w:p>
    <w:p w:rsidR="00274F8B" w:rsidRDefault="00F9769E">
      <w:pPr>
        <w:jc w:val="right"/>
        <w:rPr>
          <w:rFonts w:cs="Calibri"/>
          <w:b/>
          <w:bCs/>
        </w:rPr>
      </w:pPr>
      <w:r>
        <w:rPr>
          <w:rFonts w:cs="Calibri" w:hint="eastAsia"/>
          <w:b/>
          <w:bCs/>
        </w:rPr>
        <w:tab/>
      </w:r>
      <w:r>
        <w:rPr>
          <w:rFonts w:cs="Calibri" w:hint="eastAsia"/>
          <w:b/>
          <w:bCs/>
        </w:rPr>
        <w:tab/>
      </w:r>
      <w:r>
        <w:rPr>
          <w:rFonts w:cs="Calibri" w:hint="eastAsia"/>
          <w:b/>
          <w:bCs/>
        </w:rPr>
        <w:tab/>
      </w:r>
      <w:r>
        <w:rPr>
          <w:rFonts w:cs="Calibri" w:hint="eastAsia"/>
          <w:b/>
          <w:bCs/>
        </w:rPr>
        <w:tab/>
      </w:r>
      <w:r>
        <w:rPr>
          <w:rFonts w:cs="Calibri" w:hint="eastAsia"/>
          <w:b/>
          <w:bCs/>
        </w:rPr>
        <w:tab/>
      </w:r>
      <w:r>
        <w:rPr>
          <w:rFonts w:cs="Calibri" w:hint="eastAsia"/>
          <w:b/>
          <w:bCs/>
        </w:rPr>
        <w:tab/>
      </w:r>
      <w:r>
        <w:rPr>
          <w:rFonts w:cs="Calibri" w:hint="eastAsia"/>
          <w:b/>
          <w:bCs/>
        </w:rPr>
        <w:tab/>
      </w:r>
      <w:r>
        <w:rPr>
          <w:rFonts w:cs="Calibri" w:hint="eastAsia"/>
          <w:b/>
          <w:bCs/>
        </w:rPr>
        <w:tab/>
      </w:r>
      <w:r>
        <w:rPr>
          <w:rFonts w:cs="Calibri" w:hint="eastAsia"/>
          <w:b/>
          <w:bCs/>
        </w:rPr>
        <w:tab/>
        <w:t>Improving people</w:t>
      </w:r>
      <w:r>
        <w:rPr>
          <w:rFonts w:cs="Calibri"/>
          <w:b/>
          <w:bCs/>
        </w:rPr>
        <w:t>’</w:t>
      </w:r>
      <w:r>
        <w:rPr>
          <w:rFonts w:cs="Calibri" w:hint="eastAsia"/>
          <w:b/>
          <w:bCs/>
        </w:rPr>
        <w:t>s lives with high-technology</w:t>
      </w:r>
    </w:p>
    <w:p w:rsidR="00274F8B" w:rsidRDefault="003822AC">
      <w:pPr>
        <w:rPr>
          <w:rFonts w:cs="Calibri"/>
        </w:rPr>
      </w:pPr>
      <w:r>
        <w:rPr>
          <w:noProof/>
          <w:sz w:val="21"/>
        </w:rPr>
        <mc:AlternateContent>
          <mc:Choice Requires="wps">
            <w:drawing>
              <wp:anchor distT="0" distB="0" distL="114300" distR="114300" simplePos="0" relativeHeight="251657728" behindDoc="0" locked="0" layoutInCell="1" allowOverlap="1">
                <wp:simplePos x="0" y="0"/>
                <wp:positionH relativeFrom="column">
                  <wp:posOffset>4022090</wp:posOffset>
                </wp:positionH>
                <wp:positionV relativeFrom="paragraph">
                  <wp:posOffset>6161405</wp:posOffset>
                </wp:positionV>
                <wp:extent cx="2094865" cy="570865"/>
                <wp:effectExtent l="2540" t="0" r="0" b="1905"/>
                <wp:wrapNone/>
                <wp:docPr id="27"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57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4FBA" w:rsidRDefault="00324FBA">
                            <w:pPr>
                              <w:pBdr>
                                <w:bottom w:val="single" w:sz="12" w:space="0" w:color="auto"/>
                              </w:pBdr>
                              <w:spacing w:after="0" w:line="240" w:lineRule="auto"/>
                              <w:rPr>
                                <w:rFonts w:ascii="Candara" w:eastAsia="新宋体" w:hAnsi="Candara" w:cs="Candara"/>
                                <w:sz w:val="24"/>
                                <w:szCs w:val="24"/>
                              </w:rPr>
                            </w:pPr>
                            <w:r>
                              <w:rPr>
                                <w:rFonts w:ascii="Candara" w:eastAsia="新宋体" w:hAnsi="Candara" w:cs="Candara"/>
                                <w:sz w:val="24"/>
                                <w:szCs w:val="24"/>
                              </w:rPr>
                              <w:t>Update</w:t>
                            </w:r>
                            <w:r>
                              <w:rPr>
                                <w:rFonts w:ascii="Candara" w:eastAsia="新宋体" w:hAnsi="Candara" w:cs="Candara"/>
                                <w:sz w:val="24"/>
                                <w:szCs w:val="24"/>
                              </w:rPr>
                              <w:t>：</w:t>
                            </w:r>
                            <w:r>
                              <w:rPr>
                                <w:rFonts w:ascii="Candara" w:eastAsia="新宋体" w:hAnsi="Candara" w:cs="Candara"/>
                                <w:sz w:val="24"/>
                                <w:szCs w:val="24"/>
                              </w:rPr>
                              <w:t>201</w:t>
                            </w:r>
                            <w:r>
                              <w:rPr>
                                <w:rFonts w:ascii="Candara" w:eastAsia="新宋体" w:hAnsi="Candara" w:cs="Candara" w:hint="eastAsia"/>
                                <w:sz w:val="24"/>
                                <w:szCs w:val="24"/>
                              </w:rPr>
                              <w:t>7</w:t>
                            </w:r>
                            <w:r>
                              <w:rPr>
                                <w:rFonts w:ascii="Candara" w:eastAsia="新宋体" w:hAnsi="Candara" w:cs="Candara"/>
                                <w:sz w:val="24"/>
                                <w:szCs w:val="24"/>
                              </w:rPr>
                              <w:t>-1</w:t>
                            </w:r>
                            <w:r>
                              <w:rPr>
                                <w:rFonts w:ascii="Candara" w:eastAsia="新宋体" w:hAnsi="Candara" w:cs="Candara" w:hint="eastAsia"/>
                                <w:sz w:val="24"/>
                                <w:szCs w:val="24"/>
                              </w:rPr>
                              <w:t>0</w:t>
                            </w:r>
                            <w:r>
                              <w:rPr>
                                <w:rFonts w:ascii="Candara" w:eastAsia="新宋体" w:hAnsi="Candara" w:cs="Candara"/>
                                <w:sz w:val="24"/>
                                <w:szCs w:val="24"/>
                              </w:rPr>
                              <w:t>-</w:t>
                            </w:r>
                            <w:r>
                              <w:rPr>
                                <w:rFonts w:ascii="Candara" w:eastAsia="新宋体" w:hAnsi="Candara" w:cs="Candara" w:hint="eastAsia"/>
                                <w:sz w:val="24"/>
                                <w:szCs w:val="24"/>
                              </w:rPr>
                              <w:t>9</w:t>
                            </w:r>
                          </w:p>
                          <w:p w:rsidR="00324FBA" w:rsidRDefault="00324FBA">
                            <w:pPr>
                              <w:pBdr>
                                <w:bottom w:val="single" w:sz="12" w:space="0" w:color="auto"/>
                              </w:pBdr>
                              <w:spacing w:after="0" w:line="240" w:lineRule="auto"/>
                              <w:rPr>
                                <w:rFonts w:ascii="Candara" w:eastAsia="新宋体" w:hAnsi="Candara" w:cs="Candara"/>
                                <w:sz w:val="24"/>
                                <w:szCs w:val="24"/>
                              </w:rPr>
                            </w:pPr>
                            <w:r>
                              <w:rPr>
                                <w:rFonts w:ascii="Candara" w:eastAsia="新宋体" w:hAnsi="Candara" w:cs="Candara"/>
                                <w:sz w:val="24"/>
                                <w:szCs w:val="24"/>
                              </w:rPr>
                              <w:t>Version</w:t>
                            </w:r>
                            <w:r>
                              <w:rPr>
                                <w:rFonts w:ascii="Candara" w:eastAsia="新宋体" w:hAnsi="Candara" w:cs="Candara"/>
                                <w:sz w:val="24"/>
                                <w:szCs w:val="24"/>
                              </w:rPr>
                              <w:t>：</w:t>
                            </w:r>
                            <w:r>
                              <w:rPr>
                                <w:rFonts w:ascii="Candara" w:eastAsia="新宋体" w:hAnsi="Candara" w:cs="Candara"/>
                                <w:sz w:val="24"/>
                                <w:szCs w:val="24"/>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8" o:spid="_x0000_s1026" type="#_x0000_t202" style="position:absolute;margin-left:316.7pt;margin-top:485.15pt;width:164.95pt;height:4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" stroked="f">
                <v:textbox>
                  <w:txbxContent>
                    <w:p w:rsidR="00324FBA" w:rsidRDefault="00324FBA">
                      <w:pPr>
                        <w:pBdr>
                          <w:bottom w:val="single" w:sz="12" w:space="0" w:color="auto"/>
                        </w:pBdr>
                        <w:spacing w:after="0" w:line="240" w:lineRule="auto"/>
                        <w:rPr>
                          <w:rFonts w:ascii="Candara" w:eastAsia="新宋体" w:hAnsi="Candara" w:cs="Candara"/>
                          <w:sz w:val="24"/>
                          <w:szCs w:val="24"/>
                        </w:rPr>
                      </w:pPr>
                      <w:r>
                        <w:rPr>
                          <w:rFonts w:ascii="Candara" w:eastAsia="新宋体" w:hAnsi="Candara" w:cs="Candara"/>
                          <w:sz w:val="24"/>
                          <w:szCs w:val="24"/>
                        </w:rPr>
                        <w:t>Update</w:t>
                      </w:r>
                      <w:r>
                        <w:rPr>
                          <w:rFonts w:ascii="Candara" w:eastAsia="新宋体" w:hAnsi="Candara" w:cs="Candara"/>
                          <w:sz w:val="24"/>
                          <w:szCs w:val="24"/>
                        </w:rPr>
                        <w:t>：</w:t>
                      </w:r>
                      <w:r>
                        <w:rPr>
                          <w:rFonts w:ascii="Candara" w:eastAsia="新宋体" w:hAnsi="Candara" w:cs="Candara"/>
                          <w:sz w:val="24"/>
                          <w:szCs w:val="24"/>
                        </w:rPr>
                        <w:t>201</w:t>
                      </w:r>
                      <w:r>
                        <w:rPr>
                          <w:rFonts w:ascii="Candara" w:eastAsia="新宋体" w:hAnsi="Candara" w:cs="Candara" w:hint="eastAsia"/>
                          <w:sz w:val="24"/>
                          <w:szCs w:val="24"/>
                        </w:rPr>
                        <w:t>7</w:t>
                      </w:r>
                      <w:r>
                        <w:rPr>
                          <w:rFonts w:ascii="Candara" w:eastAsia="新宋体" w:hAnsi="Candara" w:cs="Candara"/>
                          <w:sz w:val="24"/>
                          <w:szCs w:val="24"/>
                        </w:rPr>
                        <w:t>-1</w:t>
                      </w:r>
                      <w:r>
                        <w:rPr>
                          <w:rFonts w:ascii="Candara" w:eastAsia="新宋体" w:hAnsi="Candara" w:cs="Candara" w:hint="eastAsia"/>
                          <w:sz w:val="24"/>
                          <w:szCs w:val="24"/>
                        </w:rPr>
                        <w:t>0</w:t>
                      </w:r>
                      <w:r>
                        <w:rPr>
                          <w:rFonts w:ascii="Candara" w:eastAsia="新宋体" w:hAnsi="Candara" w:cs="Candara"/>
                          <w:sz w:val="24"/>
                          <w:szCs w:val="24"/>
                        </w:rPr>
                        <w:t>-</w:t>
                      </w:r>
                      <w:r>
                        <w:rPr>
                          <w:rFonts w:ascii="Candara" w:eastAsia="新宋体" w:hAnsi="Candara" w:cs="Candara" w:hint="eastAsia"/>
                          <w:sz w:val="24"/>
                          <w:szCs w:val="24"/>
                        </w:rPr>
                        <w:t>9</w:t>
                      </w:r>
                    </w:p>
                    <w:p w:rsidR="00324FBA" w:rsidRDefault="00324FBA">
                      <w:pPr>
                        <w:pBdr>
                          <w:bottom w:val="single" w:sz="12" w:space="0" w:color="auto"/>
                        </w:pBdr>
                        <w:spacing w:after="0" w:line="240" w:lineRule="auto"/>
                        <w:rPr>
                          <w:rFonts w:ascii="Candara" w:eastAsia="新宋体" w:hAnsi="Candara" w:cs="Candara"/>
                          <w:sz w:val="24"/>
                          <w:szCs w:val="24"/>
                        </w:rPr>
                      </w:pPr>
                      <w:r>
                        <w:rPr>
                          <w:rFonts w:ascii="Candara" w:eastAsia="新宋体" w:hAnsi="Candara" w:cs="Candara"/>
                          <w:sz w:val="24"/>
                          <w:szCs w:val="24"/>
                        </w:rPr>
                        <w:t>Version</w:t>
                      </w:r>
                      <w:r>
                        <w:rPr>
                          <w:rFonts w:ascii="Candara" w:eastAsia="新宋体" w:hAnsi="Candara" w:cs="Candara"/>
                          <w:sz w:val="24"/>
                          <w:szCs w:val="24"/>
                        </w:rPr>
                        <w:t>：</w:t>
                      </w:r>
                      <w:r>
                        <w:rPr>
                          <w:rFonts w:ascii="Candara" w:eastAsia="新宋体" w:hAnsi="Candara" w:cs="Candara"/>
                          <w:sz w:val="24"/>
                          <w:szCs w:val="24"/>
                        </w:rPr>
                        <w:t>2.0</w:t>
                      </w:r>
                    </w:p>
                  </w:txbxContent>
                </v:textbox>
              </v:shape>
            </w:pict>
          </mc:Fallback>
        </mc:AlternateContent>
      </w:r>
      <w:r w:rsidR="00F9769E">
        <w:rPr>
          <w:rFonts w:cs="Calibri"/>
          <w:b/>
          <w:bCs/>
        </w:rPr>
        <w:br w:type="page"/>
      </w:r>
    </w:p>
    <w:p w:rsidR="00274F8B" w:rsidRDefault="00F9769E">
      <w:pPr>
        <w:pStyle w:val="af6"/>
        <w:pBdr>
          <w:bottom w:val="single" w:sz="12" w:space="1" w:color="auto"/>
        </w:pBdr>
      </w:pPr>
      <w:r>
        <w:lastRenderedPageBreak/>
        <w:t>Preface</w:t>
      </w:r>
    </w:p>
    <w:p w:rsidR="00274F8B" w:rsidRDefault="00274F8B">
      <w:pPr>
        <w:jc w:val="center"/>
        <w:rPr>
          <w:rFonts w:cs="Calibri"/>
          <w:b/>
          <w:sz w:val="32"/>
          <w:szCs w:val="32"/>
        </w:rPr>
      </w:pPr>
    </w:p>
    <w:p w:rsidR="00274F8B" w:rsidRDefault="00F9769E">
      <w:pPr>
        <w:rPr>
          <w:rFonts w:cs="Calibri"/>
        </w:rPr>
      </w:pPr>
      <w:r>
        <w:rPr>
          <w:rFonts w:cs="Calibri"/>
        </w:rPr>
        <w:t>This guide is to help new developers work with the CTP’s API. It provides an overview of the API, explains it</w:t>
      </w:r>
      <w:del w:id="2" w:author="陈学锋" w:date="2018-07-04T20:58:00Z">
        <w:r w:rsidDel="000855A6">
          <w:rPr>
            <w:rFonts w:cs="Calibri"/>
          </w:rPr>
          <w:delText>'</w:delText>
        </w:r>
      </w:del>
      <w:r>
        <w:rPr>
          <w:rFonts w:cs="Calibri"/>
        </w:rPr>
        <w:t>s underlying mechanisms, and outlines the general steps needed to develop a client program. It also answers some of the most-frequent</w:t>
      </w:r>
      <w:ins w:id="3" w:author="陈学锋" w:date="2018-07-04T20:58:00Z">
        <w:r w:rsidR="000855A6">
          <w:rPr>
            <w:rFonts w:cs="Calibri"/>
          </w:rPr>
          <w:t>ly</w:t>
        </w:r>
      </w:ins>
      <w:r>
        <w:rPr>
          <w:rFonts w:cs="Calibri"/>
        </w:rPr>
        <w:t xml:space="preserve"> </w:t>
      </w:r>
      <w:ins w:id="4" w:author="陈学锋" w:date="2018-07-04T20:58:00Z">
        <w:r w:rsidR="000855A6">
          <w:rPr>
            <w:rFonts w:cs="Calibri"/>
          </w:rPr>
          <w:t xml:space="preserve">asked </w:t>
        </w:r>
      </w:ins>
      <w:r>
        <w:rPr>
          <w:rFonts w:cs="Calibri"/>
        </w:rPr>
        <w:t xml:space="preserve">questions </w:t>
      </w:r>
      <w:ins w:id="5" w:author="陈学锋" w:date="2018-07-04T20:59:00Z">
        <w:r w:rsidR="000855A6">
          <w:rPr>
            <w:rFonts w:cs="Calibri"/>
          </w:rPr>
          <w:t>by</w:t>
        </w:r>
      </w:ins>
      <w:ins w:id="6" w:author="陈学锋" w:date="2018-07-04T20:58:00Z">
        <w:r w:rsidR="000855A6">
          <w:rPr>
            <w:rFonts w:cs="Calibri"/>
          </w:rPr>
          <w:t xml:space="preserve"> </w:t>
        </w:r>
      </w:ins>
      <w:r>
        <w:rPr>
          <w:rFonts w:cs="Calibri"/>
        </w:rPr>
        <w:t>developers</w:t>
      </w:r>
      <w:del w:id="7" w:author="陈学锋" w:date="2018-07-04T20:58:00Z">
        <w:r w:rsidDel="000855A6">
          <w:rPr>
            <w:rFonts w:cs="Calibri"/>
          </w:rPr>
          <w:delText xml:space="preserve"> ask</w:delText>
        </w:r>
      </w:del>
      <w:r>
        <w:rPr>
          <w:rFonts w:cs="Calibri"/>
        </w:rPr>
        <w:t>.</w:t>
      </w:r>
    </w:p>
    <w:p w:rsidR="00274F8B" w:rsidRDefault="00F9769E">
      <w:pPr>
        <w:rPr>
          <w:rFonts w:cs="Calibri"/>
        </w:rPr>
      </w:pPr>
      <w:r>
        <w:rPr>
          <w:rFonts w:cs="Calibri"/>
        </w:rPr>
        <w:t xml:space="preserve">This guide summarizes the contents of existing documents and complements </w:t>
      </w:r>
      <w:ins w:id="8" w:author="陈学锋" w:date="2018-07-04T21:00:00Z">
        <w:r w:rsidR="000855A6">
          <w:rPr>
            <w:rFonts w:cs="Calibri"/>
          </w:rPr>
          <w:t xml:space="preserve">those of </w:t>
        </w:r>
      </w:ins>
      <w:r>
        <w:rPr>
          <w:rFonts w:cs="Calibri"/>
        </w:rPr>
        <w:t xml:space="preserve">new features in the latest version of API. To make the contents of this document </w:t>
      </w:r>
      <w:del w:id="9" w:author="陈学锋" w:date="2018-07-04T21:00:00Z">
        <w:r w:rsidDel="000855A6">
          <w:rPr>
            <w:rFonts w:cs="Calibri"/>
          </w:rPr>
          <w:delText>rich</w:delText>
        </w:r>
      </w:del>
      <w:ins w:id="10" w:author="陈学锋" w:date="2018-07-04T21:00:00Z">
        <w:r w:rsidR="000855A6">
          <w:rPr>
            <w:rFonts w:cs="Calibri"/>
          </w:rPr>
          <w:t>complete</w:t>
        </w:r>
      </w:ins>
      <w:r>
        <w:rPr>
          <w:rFonts w:cs="Calibri"/>
        </w:rPr>
        <w:t xml:space="preserve">, accurate, and </w:t>
      </w:r>
      <w:del w:id="11" w:author="陈学锋" w:date="2018-07-04T21:01:00Z">
        <w:r w:rsidDel="000855A6">
          <w:rPr>
            <w:rFonts w:cs="Calibri"/>
          </w:rPr>
          <w:delText>easy-enough to help developers</w:delText>
        </w:r>
      </w:del>
      <w:ins w:id="12" w:author="陈学锋" w:date="2018-07-04T21:01:00Z">
        <w:r w:rsidR="000855A6">
          <w:rPr>
            <w:rFonts w:cs="Calibri"/>
          </w:rPr>
          <w:t>easy to understand</w:t>
        </w:r>
      </w:ins>
      <w:r>
        <w:rPr>
          <w:rFonts w:cs="Calibri"/>
        </w:rPr>
        <w:t xml:space="preserve">, we </w:t>
      </w:r>
      <w:ins w:id="13" w:author="陈学锋" w:date="2018-07-04T21:02:00Z">
        <w:r w:rsidR="000855A6">
          <w:rPr>
            <w:rFonts w:cs="Calibri"/>
          </w:rPr>
          <w:t>welcome error or omission report</w:t>
        </w:r>
      </w:ins>
      <w:ins w:id="14" w:author="陈学锋" w:date="2018-07-04T21:03:00Z">
        <w:r w:rsidR="000855A6">
          <w:rPr>
            <w:rFonts w:cs="Calibri"/>
          </w:rPr>
          <w:t>s</w:t>
        </w:r>
      </w:ins>
      <w:ins w:id="15" w:author="陈学锋" w:date="2018-07-04T21:02:00Z">
        <w:r w:rsidR="000855A6">
          <w:rPr>
            <w:rFonts w:cs="Calibri"/>
          </w:rPr>
          <w:t xml:space="preserve">, or anything </w:t>
        </w:r>
      </w:ins>
      <w:ins w:id="16" w:author="陈学锋" w:date="2018-07-04T21:03:00Z">
        <w:r w:rsidR="000855A6">
          <w:rPr>
            <w:rFonts w:cs="Calibri"/>
          </w:rPr>
          <w:t xml:space="preserve">else </w:t>
        </w:r>
      </w:ins>
      <w:ins w:id="17" w:author="陈学锋" w:date="2018-07-04T21:02:00Z">
        <w:r w:rsidR="000855A6">
          <w:rPr>
            <w:rFonts w:cs="Calibri"/>
          </w:rPr>
          <w:t xml:space="preserve">that you think </w:t>
        </w:r>
      </w:ins>
      <w:ins w:id="18" w:author="陈学锋" w:date="2018-07-04T21:03:00Z">
        <w:r w:rsidR="000855A6">
          <w:rPr>
            <w:rFonts w:cs="Calibri"/>
          </w:rPr>
          <w:t>might help improve the document. Please feel free to contact us.</w:t>
        </w:r>
      </w:ins>
      <w:del w:id="19" w:author="陈学锋" w:date="2018-07-04T21:03:00Z">
        <w:r w:rsidDel="000855A6">
          <w:rPr>
            <w:rFonts w:cs="Calibri"/>
          </w:rPr>
          <w:delText>need as many developers as possible to report any errors or</w:delText>
        </w:r>
        <w:bookmarkStart w:id="20" w:name="OLE_LINK139"/>
        <w:r w:rsidDel="000855A6">
          <w:rPr>
            <w:rFonts w:cs="Calibri"/>
          </w:rPr>
          <w:delText xml:space="preserve"> omission</w:delText>
        </w:r>
        <w:bookmarkEnd w:id="20"/>
        <w:r w:rsidDel="000855A6">
          <w:rPr>
            <w:rFonts w:cs="Calibri"/>
          </w:rPr>
          <w:delText>s, or volunteer anything they think might help improve of this document, by contacting</w:delText>
        </w:r>
        <w:r w:rsidR="001053CC" w:rsidDel="000855A6">
          <w:rPr>
            <w:rFonts w:cs="Calibri" w:hint="eastAsia"/>
          </w:rPr>
          <w:delText xml:space="preserve"> us.</w:delText>
        </w:r>
      </w:del>
    </w:p>
    <w:p w:rsidR="00274F8B" w:rsidRDefault="00274F8B" w:rsidP="003822AC">
      <w:pPr>
        <w:pStyle w:val="a0"/>
        <w:spacing w:before="156"/>
        <w:ind w:firstLineChars="0" w:firstLine="0"/>
      </w:pPr>
    </w:p>
    <w:p w:rsidR="00274F8B" w:rsidRDefault="00F9769E">
      <w:pPr>
        <w:pBdr>
          <w:bottom w:val="single" w:sz="12" w:space="0" w:color="auto"/>
        </w:pBdr>
        <w:wordWrap w:val="0"/>
        <w:spacing w:after="0" w:line="240" w:lineRule="auto"/>
        <w:jc w:val="right"/>
      </w:pPr>
      <w:r>
        <w:rPr>
          <w:rFonts w:hint="eastAsia"/>
        </w:rPr>
        <w:t>Contact Information</w:t>
      </w:r>
    </w:p>
    <w:p w:rsidR="00274F8B" w:rsidRDefault="00F9769E">
      <w:pPr>
        <w:pStyle w:val="a0"/>
        <w:wordWrap w:val="0"/>
        <w:spacing w:beforeLines="0" w:before="0" w:after="0" w:line="240" w:lineRule="auto"/>
        <w:ind w:firstLine="240"/>
        <w:jc w:val="right"/>
      </w:pPr>
      <w:r>
        <w:rPr>
          <w:rFonts w:cs="Calibri"/>
        </w:rPr>
        <w:t>Financial Business Department</w:t>
      </w:r>
      <w:r>
        <w:rPr>
          <w:rFonts w:cs="Calibri" w:hint="eastAsia"/>
        </w:rPr>
        <w:t xml:space="preserve"> of SFIT</w:t>
      </w:r>
    </w:p>
    <w:p w:rsidR="00274F8B" w:rsidRDefault="00324FBA">
      <w:pPr>
        <w:pStyle w:val="a0"/>
        <w:spacing w:beforeLines="0" w:before="0" w:after="0" w:line="240" w:lineRule="auto"/>
        <w:ind w:firstLine="240"/>
        <w:jc w:val="right"/>
        <w:rPr>
          <w:rFonts w:cs="Calibri"/>
        </w:rPr>
      </w:pPr>
      <w:hyperlink r:id="rId8" w:history="1">
        <w:r w:rsidR="00F9769E">
          <w:rPr>
            <w:rStyle w:val="aa"/>
            <w:rFonts w:cs="Calibri" w:hint="eastAsia"/>
          </w:rPr>
          <w:t>apiSupport</w:t>
        </w:r>
        <w:r w:rsidR="00F9769E">
          <w:rPr>
            <w:rStyle w:val="aa"/>
            <w:rFonts w:cs="Calibri"/>
          </w:rPr>
          <w:t>@sfit.shfe.com.cn</w:t>
        </w:r>
      </w:hyperlink>
    </w:p>
    <w:p w:rsidR="00274F8B" w:rsidRDefault="00274F8B">
      <w:pPr>
        <w:pStyle w:val="a0"/>
        <w:spacing w:beforeLines="0" w:before="0" w:after="0" w:line="240" w:lineRule="auto"/>
        <w:ind w:firstLine="240"/>
        <w:rPr>
          <w:rFonts w:cs="Calibri"/>
        </w:rPr>
      </w:pPr>
    </w:p>
    <w:p w:rsidR="00274F8B" w:rsidRDefault="00F9769E">
      <w:pPr>
        <w:pStyle w:val="a0"/>
        <w:spacing w:beforeLines="0" w:before="0" w:after="0" w:line="240" w:lineRule="auto"/>
        <w:ind w:firstLine="240"/>
        <w:rPr>
          <w:rFonts w:cs="Calibri"/>
        </w:rPr>
      </w:pPr>
      <w:r>
        <w:rPr>
          <w:rFonts w:cs="Calibri" w:hint="eastAsia"/>
        </w:rPr>
        <w:t xml:space="preserve">Please subscribe </w:t>
      </w:r>
      <w:ins w:id="21" w:author="陈学锋" w:date="2018-07-04T21:04:00Z">
        <w:r w:rsidR="000855A6">
          <w:rPr>
            <w:rFonts w:cs="Calibri"/>
          </w:rPr>
          <w:t xml:space="preserve">to </w:t>
        </w:r>
      </w:ins>
      <w:r>
        <w:rPr>
          <w:rFonts w:cs="Calibri" w:hint="eastAsia"/>
        </w:rPr>
        <w:t>the WeChat public account for more real-time information from SFIT:</w:t>
      </w:r>
    </w:p>
    <w:p w:rsidR="00274F8B" w:rsidRDefault="003822AC">
      <w:pPr>
        <w:pStyle w:val="a0"/>
        <w:spacing w:beforeLines="0" w:before="0" w:after="0" w:line="240" w:lineRule="auto"/>
        <w:ind w:firstLine="240"/>
        <w:jc w:val="center"/>
        <w:rPr>
          <w:rFonts w:cs="Calibri"/>
        </w:rPr>
      </w:pPr>
      <w:r>
        <w:rPr>
          <w:rFonts w:cs="Calibri" w:hint="eastAsia"/>
          <w:noProof/>
        </w:rPr>
        <w:drawing>
          <wp:inline distT="0" distB="0" distL="0" distR="0">
            <wp:extent cx="3514725" cy="3514725"/>
            <wp:effectExtent l="0" t="0" r="9525" b="9525"/>
            <wp:docPr id="26" name="图片 27" descr="上期技术微信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上期技术微信二维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inline>
        </w:drawing>
      </w:r>
    </w:p>
    <w:p w:rsidR="00274F8B" w:rsidRDefault="00274F8B">
      <w:pPr>
        <w:rPr>
          <w:rFonts w:cs="Calibri"/>
        </w:rPr>
      </w:pPr>
    </w:p>
    <w:p w:rsidR="00274F8B" w:rsidRDefault="00F9769E">
      <w:pPr>
        <w:pStyle w:val="af6"/>
        <w:pBdr>
          <w:bottom w:val="single" w:sz="12" w:space="1" w:color="auto"/>
        </w:pBdr>
        <w:rPr>
          <w:rStyle w:val="af5"/>
        </w:rPr>
      </w:pPr>
      <w:bookmarkStart w:id="22" w:name="_Toc402796967"/>
      <w:r>
        <w:rPr>
          <w:rFonts w:ascii="Calibri" w:hAnsi="Calibri" w:cs="Calibri"/>
        </w:rPr>
        <w:br w:type="page"/>
      </w:r>
      <w:r>
        <w:rPr>
          <w:rStyle w:val="af5"/>
          <w:rFonts w:hint="eastAsia"/>
        </w:rPr>
        <w:lastRenderedPageBreak/>
        <w:t>Table of Contents</w:t>
      </w:r>
    </w:p>
    <w:p w:rsidR="00274F8B" w:rsidRDefault="00F9769E">
      <w:pPr>
        <w:pStyle w:val="1a"/>
        <w:tabs>
          <w:tab w:val="right" w:leader="hyphen" w:pos="8800"/>
        </w:tabs>
        <w:jc w:val="both"/>
        <w:rPr>
          <w:rFonts w:cs="Calibri"/>
          <w:b/>
          <w:bCs/>
          <w:sz w:val="36"/>
          <w:szCs w:val="28"/>
        </w:rPr>
      </w:pPr>
      <w:r>
        <w:rPr>
          <w:rFonts w:cs="Calibri"/>
        </w:rPr>
        <w:fldChar w:fldCharType="begin"/>
      </w:r>
      <w:r>
        <w:rPr>
          <w:rFonts w:cs="Calibri"/>
        </w:rPr>
        <w:instrText xml:space="preserve">TOC \o "1-5" \h \u </w:instrText>
      </w:r>
      <w:r>
        <w:rPr>
          <w:rFonts w:cs="Calibri"/>
        </w:rPr>
        <w:fldChar w:fldCharType="separate"/>
      </w:r>
    </w:p>
    <w:p w:rsidR="00274F8B" w:rsidRDefault="00324FBA">
      <w:pPr>
        <w:pStyle w:val="1a"/>
        <w:tabs>
          <w:tab w:val="right" w:leader="hyphen" w:pos="8800"/>
        </w:tabs>
        <w:rPr>
          <w:rFonts w:ascii="Cambria" w:hAnsi="Cambria"/>
          <w:bCs/>
          <w:szCs w:val="28"/>
        </w:rPr>
      </w:pPr>
      <w:hyperlink w:anchor="_Toc26298" w:history="1">
        <w:r w:rsidR="00F9769E">
          <w:rPr>
            <w:rFonts w:cs="Calibri"/>
            <w:bCs/>
            <w:szCs w:val="44"/>
          </w:rPr>
          <w:t>1. CTP</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_Toc26298 </w:instrText>
        </w:r>
        <w:r w:rsidR="00F9769E">
          <w:rPr>
            <w:rFonts w:ascii="Cambria" w:hAnsi="Cambria"/>
            <w:bCs/>
            <w:szCs w:val="28"/>
          </w:rPr>
          <w:fldChar w:fldCharType="separate"/>
        </w:r>
        <w:r w:rsidR="00F9769E">
          <w:rPr>
            <w:rFonts w:ascii="Cambria" w:hAnsi="Cambria"/>
            <w:bCs/>
            <w:szCs w:val="28"/>
          </w:rPr>
          <w:t>５</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5322" w:history="1">
        <w:r w:rsidR="00F9769E">
          <w:rPr>
            <w:rFonts w:cs="Calibri"/>
            <w:bCs/>
            <w:szCs w:val="32"/>
          </w:rPr>
          <w:t>1.1. Introduction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_Toc5322 </w:instrText>
        </w:r>
        <w:r w:rsidR="00F9769E">
          <w:rPr>
            <w:rFonts w:ascii="Cambria" w:hAnsi="Cambria"/>
            <w:bCs/>
            <w:szCs w:val="28"/>
          </w:rPr>
          <w:fldChar w:fldCharType="separate"/>
        </w:r>
        <w:r w:rsidR="00F9769E">
          <w:rPr>
            <w:rFonts w:ascii="Cambria" w:hAnsi="Cambria"/>
            <w:bCs/>
            <w:szCs w:val="28"/>
          </w:rPr>
          <w:t>５</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15251" w:history="1">
        <w:r w:rsidR="00F9769E">
          <w:rPr>
            <w:rFonts w:cs="Calibri"/>
            <w:bCs/>
            <w:szCs w:val="26"/>
          </w:rPr>
          <w:t xml:space="preserve">1.2. </w:t>
        </w:r>
        <w:r w:rsidR="00F9769E">
          <w:rPr>
            <w:rFonts w:cs="Calibri"/>
            <w:bCs/>
            <w:szCs w:val="28"/>
          </w:rPr>
          <w:t>FTD Communication Protocol</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_Toc15251 </w:instrText>
        </w:r>
        <w:r w:rsidR="00F9769E">
          <w:rPr>
            <w:rFonts w:ascii="Cambria" w:hAnsi="Cambria"/>
            <w:bCs/>
            <w:szCs w:val="28"/>
          </w:rPr>
          <w:fldChar w:fldCharType="separate"/>
        </w:r>
        <w:r w:rsidR="00F9769E">
          <w:rPr>
            <w:rFonts w:ascii="Cambria" w:hAnsi="Cambria"/>
            <w:bCs/>
            <w:szCs w:val="28"/>
          </w:rPr>
          <w:t>６</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1855" w:history="1">
        <w:r w:rsidR="00F9769E">
          <w:rPr>
            <w:rFonts w:cs="Calibri"/>
            <w:bCs/>
            <w:szCs w:val="24"/>
          </w:rPr>
          <w:t>1.2.1. Communication Mode</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_Toc1855 </w:instrText>
        </w:r>
        <w:r w:rsidR="00F9769E">
          <w:rPr>
            <w:rFonts w:ascii="Cambria" w:hAnsi="Cambria"/>
            <w:bCs/>
            <w:szCs w:val="28"/>
          </w:rPr>
          <w:fldChar w:fldCharType="separate"/>
        </w:r>
        <w:r w:rsidR="00F9769E">
          <w:rPr>
            <w:rFonts w:ascii="Cambria" w:hAnsi="Cambria"/>
            <w:bCs/>
            <w:szCs w:val="28"/>
          </w:rPr>
          <w:t>６</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11091" w:history="1">
        <w:r w:rsidR="00F9769E">
          <w:rPr>
            <w:rFonts w:cs="Calibri"/>
            <w:bCs/>
          </w:rPr>
          <w:t xml:space="preserve">1.2.2. </w:t>
        </w:r>
        <w:r w:rsidR="00F9769E">
          <w:rPr>
            <w:rFonts w:cs="Calibri"/>
            <w:bCs/>
            <w:szCs w:val="28"/>
          </w:rPr>
          <w:t>Data Stream</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_Toc11091 </w:instrText>
        </w:r>
        <w:r w:rsidR="00F9769E">
          <w:rPr>
            <w:rFonts w:ascii="Cambria" w:hAnsi="Cambria"/>
            <w:bCs/>
            <w:szCs w:val="28"/>
          </w:rPr>
          <w:fldChar w:fldCharType="separate"/>
        </w:r>
        <w:r w:rsidR="00F9769E">
          <w:rPr>
            <w:rFonts w:ascii="Cambria" w:hAnsi="Cambria"/>
            <w:bCs/>
            <w:szCs w:val="28"/>
          </w:rPr>
          <w:t>７</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5182" w:history="1">
        <w:r w:rsidR="00F9769E">
          <w:rPr>
            <w:rFonts w:cs="Calibri" w:hint="eastAsia"/>
            <w:bCs/>
            <w:szCs w:val="26"/>
          </w:rPr>
          <w:t xml:space="preserve">1.3. </w:t>
        </w:r>
        <w:r w:rsidR="00F9769E">
          <w:rPr>
            <w:rFonts w:cs="Calibri"/>
            <w:bCs/>
            <w:szCs w:val="28"/>
          </w:rPr>
          <w:t xml:space="preserve">Two Data Exchange </w:t>
        </w:r>
        <w:r w:rsidR="00F9769E">
          <w:rPr>
            <w:rFonts w:cs="Calibri" w:hint="eastAsia"/>
            <w:bCs/>
            <w:szCs w:val="28"/>
          </w:rPr>
          <w:t>Modes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_Toc5182 </w:instrText>
        </w:r>
        <w:r w:rsidR="00F9769E">
          <w:rPr>
            <w:rFonts w:ascii="Cambria" w:hAnsi="Cambria"/>
            <w:bCs/>
            <w:szCs w:val="28"/>
          </w:rPr>
          <w:fldChar w:fldCharType="separate"/>
        </w:r>
        <w:r w:rsidR="00F9769E">
          <w:rPr>
            <w:rFonts w:ascii="Cambria" w:hAnsi="Cambria"/>
            <w:bCs/>
            <w:szCs w:val="28"/>
          </w:rPr>
          <w:t>８</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23220" w:history="1">
        <w:r w:rsidR="00F9769E">
          <w:rPr>
            <w:rFonts w:cs="Calibri"/>
            <w:bCs/>
          </w:rPr>
          <w:t xml:space="preserve">1.3.1. </w:t>
        </w:r>
        <w:r w:rsidR="00F9769E">
          <w:rPr>
            <w:rFonts w:cs="Calibri"/>
            <w:bCs/>
            <w:szCs w:val="28"/>
          </w:rPr>
          <w:t>Request/Re</w:t>
        </w:r>
        <w:r w:rsidR="00F9769E">
          <w:rPr>
            <w:rFonts w:cs="Calibri" w:hint="eastAsia"/>
            <w:bCs/>
            <w:szCs w:val="28"/>
          </w:rPr>
          <w:t xml:space="preserve">sponse </w:t>
        </w:r>
        <w:r w:rsidR="00F9769E">
          <w:rPr>
            <w:rFonts w:cs="Calibri"/>
            <w:bCs/>
            <w:szCs w:val="28"/>
          </w:rPr>
          <w:t>Mode</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_Toc23220 </w:instrText>
        </w:r>
        <w:r w:rsidR="00F9769E">
          <w:rPr>
            <w:rFonts w:ascii="Cambria" w:hAnsi="Cambria"/>
            <w:bCs/>
            <w:szCs w:val="28"/>
          </w:rPr>
          <w:fldChar w:fldCharType="separate"/>
        </w:r>
        <w:r w:rsidR="00F9769E">
          <w:rPr>
            <w:rFonts w:ascii="Cambria" w:hAnsi="Cambria"/>
            <w:bCs/>
            <w:szCs w:val="28"/>
          </w:rPr>
          <w:t>８</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16799" w:history="1">
        <w:r w:rsidR="00F9769E">
          <w:rPr>
            <w:rFonts w:cs="Calibri"/>
            <w:bCs/>
          </w:rPr>
          <w:t xml:space="preserve">1.3.2. </w:t>
        </w:r>
        <w:r w:rsidR="00F9769E">
          <w:rPr>
            <w:rFonts w:cs="Calibri"/>
            <w:bCs/>
            <w:szCs w:val="28"/>
          </w:rPr>
          <w:t>Publish/Subscribe Mode</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_Toc16799 </w:instrText>
        </w:r>
        <w:r w:rsidR="00F9769E">
          <w:rPr>
            <w:rFonts w:ascii="Cambria" w:hAnsi="Cambria"/>
            <w:bCs/>
            <w:szCs w:val="28"/>
          </w:rPr>
          <w:fldChar w:fldCharType="separate"/>
        </w:r>
        <w:r w:rsidR="00F9769E">
          <w:rPr>
            <w:rFonts w:ascii="Cambria" w:hAnsi="Cambria"/>
            <w:bCs/>
            <w:szCs w:val="28"/>
          </w:rPr>
          <w:t>８</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5643" w:history="1">
        <w:r w:rsidR="00F9769E">
          <w:rPr>
            <w:rFonts w:cs="Calibri"/>
            <w:bCs/>
            <w:szCs w:val="26"/>
          </w:rPr>
          <w:t xml:space="preserve">1.4. </w:t>
        </w:r>
        <w:r w:rsidR="00F9769E">
          <w:rPr>
            <w:rFonts w:cs="Calibri"/>
            <w:bCs/>
            <w:szCs w:val="28"/>
          </w:rPr>
          <w:t>CTP Architecture</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_Toc25643 </w:instrText>
        </w:r>
        <w:r w:rsidR="00F9769E">
          <w:rPr>
            <w:rFonts w:ascii="Cambria" w:hAnsi="Cambria"/>
            <w:bCs/>
            <w:szCs w:val="28"/>
          </w:rPr>
          <w:fldChar w:fldCharType="separate"/>
        </w:r>
        <w:r w:rsidR="00F9769E">
          <w:rPr>
            <w:rFonts w:ascii="Cambria" w:hAnsi="Cambria"/>
            <w:bCs/>
            <w:szCs w:val="28"/>
          </w:rPr>
          <w:t>８</w:t>
        </w:r>
        <w:r w:rsidR="00F9769E">
          <w:rPr>
            <w:rFonts w:ascii="Cambria" w:hAnsi="Cambria"/>
            <w:bCs/>
            <w:szCs w:val="28"/>
          </w:rPr>
          <w:fldChar w:fldCharType="end"/>
        </w:r>
      </w:hyperlink>
    </w:p>
    <w:p w:rsidR="00274F8B" w:rsidRDefault="00324FBA">
      <w:pPr>
        <w:pStyle w:val="1a"/>
        <w:tabs>
          <w:tab w:val="right" w:leader="hyphen" w:pos="8800"/>
        </w:tabs>
        <w:rPr>
          <w:rFonts w:ascii="Cambria" w:hAnsi="Cambria"/>
          <w:bCs/>
          <w:szCs w:val="28"/>
        </w:rPr>
      </w:pPr>
      <w:hyperlink w:anchor="_Toc9233" w:history="1">
        <w:r w:rsidR="00F9769E">
          <w:rPr>
            <w:rFonts w:cs="Calibri"/>
            <w:bCs/>
            <w:szCs w:val="28"/>
          </w:rPr>
          <w:t>2. API</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_Toc9233 </w:instrText>
        </w:r>
        <w:r w:rsidR="00F9769E">
          <w:rPr>
            <w:rFonts w:ascii="Cambria" w:hAnsi="Cambria"/>
            <w:bCs/>
            <w:szCs w:val="28"/>
          </w:rPr>
          <w:fldChar w:fldCharType="separate"/>
        </w:r>
        <w:r w:rsidR="00F9769E">
          <w:rPr>
            <w:rFonts w:ascii="Cambria" w:hAnsi="Cambria"/>
            <w:bCs/>
            <w:szCs w:val="28"/>
          </w:rPr>
          <w:t>１１</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9585" w:history="1">
        <w:r w:rsidR="00F9769E">
          <w:rPr>
            <w:rFonts w:cs="Calibri"/>
            <w:bCs/>
            <w:szCs w:val="26"/>
          </w:rPr>
          <w:t xml:space="preserve">2.1. </w:t>
        </w:r>
        <w:r w:rsidR="00F9769E">
          <w:rPr>
            <w:rFonts w:cs="Calibri"/>
            <w:bCs/>
            <w:szCs w:val="28"/>
          </w:rPr>
          <w:t>Introduction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_Toc9585 </w:instrText>
        </w:r>
        <w:r w:rsidR="00F9769E">
          <w:rPr>
            <w:rFonts w:ascii="Cambria" w:hAnsi="Cambria"/>
            <w:bCs/>
            <w:szCs w:val="28"/>
          </w:rPr>
          <w:fldChar w:fldCharType="separate"/>
        </w:r>
        <w:r w:rsidR="00F9769E">
          <w:rPr>
            <w:rFonts w:ascii="Cambria" w:hAnsi="Cambria"/>
            <w:bCs/>
            <w:szCs w:val="28"/>
          </w:rPr>
          <w:t>１１</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30476" w:history="1">
        <w:r w:rsidR="00F9769E">
          <w:rPr>
            <w:rFonts w:cs="Calibri"/>
            <w:bCs/>
          </w:rPr>
          <w:t xml:space="preserve">2.1.1. </w:t>
        </w:r>
        <w:r w:rsidR="00F9769E">
          <w:rPr>
            <w:rFonts w:cs="Calibri"/>
            <w:bCs/>
            <w:szCs w:val="28"/>
          </w:rPr>
          <w:t>Interface Files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_Toc30476 </w:instrText>
        </w:r>
        <w:r w:rsidR="00F9769E">
          <w:rPr>
            <w:rFonts w:ascii="Cambria" w:hAnsi="Cambria"/>
            <w:bCs/>
            <w:szCs w:val="28"/>
          </w:rPr>
          <w:fldChar w:fldCharType="separate"/>
        </w:r>
        <w:r w:rsidR="00F9769E">
          <w:rPr>
            <w:rFonts w:ascii="Cambria" w:hAnsi="Cambria"/>
            <w:bCs/>
            <w:szCs w:val="28"/>
          </w:rPr>
          <w:t>１２</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30265" w:history="1">
        <w:r w:rsidR="00F9769E">
          <w:rPr>
            <w:rFonts w:cs="Calibri"/>
            <w:bCs/>
            <w:szCs w:val="26"/>
          </w:rPr>
          <w:t xml:space="preserve">2.2. </w:t>
        </w:r>
        <w:r w:rsidR="00F9769E">
          <w:rPr>
            <w:rFonts w:cs="Calibri"/>
            <w:bCs/>
            <w:szCs w:val="28"/>
          </w:rPr>
          <w:t>General Rules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_Toc30265 </w:instrText>
        </w:r>
        <w:r w:rsidR="00F9769E">
          <w:rPr>
            <w:rFonts w:ascii="Cambria" w:hAnsi="Cambria"/>
            <w:bCs/>
            <w:szCs w:val="28"/>
          </w:rPr>
          <w:fldChar w:fldCharType="separate"/>
        </w:r>
        <w:r w:rsidR="00F9769E">
          <w:rPr>
            <w:rFonts w:ascii="Cambria" w:hAnsi="Cambria"/>
            <w:bCs/>
            <w:szCs w:val="28"/>
          </w:rPr>
          <w:t>１３</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32042" w:history="1">
        <w:r w:rsidR="00F9769E">
          <w:rPr>
            <w:rFonts w:cs="Calibri"/>
            <w:bCs/>
          </w:rPr>
          <w:t xml:space="preserve">2.2.1. </w:t>
        </w:r>
        <w:r w:rsidR="00F9769E">
          <w:rPr>
            <w:rFonts w:cs="Calibri"/>
            <w:bCs/>
            <w:szCs w:val="28"/>
          </w:rPr>
          <w:t>Naming Conventions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_Toc32042 </w:instrText>
        </w:r>
        <w:r w:rsidR="00F9769E">
          <w:rPr>
            <w:rFonts w:ascii="Cambria" w:hAnsi="Cambria"/>
            <w:bCs/>
            <w:szCs w:val="28"/>
          </w:rPr>
          <w:fldChar w:fldCharType="separate"/>
        </w:r>
        <w:r w:rsidR="00F9769E">
          <w:rPr>
            <w:rFonts w:ascii="Cambria" w:hAnsi="Cambria"/>
            <w:bCs/>
            <w:szCs w:val="28"/>
          </w:rPr>
          <w:t>１３</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31135" w:history="1">
        <w:r w:rsidR="00F9769E">
          <w:rPr>
            <w:rFonts w:cs="Calibri"/>
            <w:bCs/>
          </w:rPr>
          <w:t xml:space="preserve">2.2.2. </w:t>
        </w:r>
        <w:r w:rsidR="00F9769E">
          <w:rPr>
            <w:rFonts w:cs="Calibri"/>
            <w:bCs/>
            <w:szCs w:val="28"/>
          </w:rPr>
          <w:t>Interface Classes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_Toc31135 </w:instrText>
        </w:r>
        <w:r w:rsidR="00F9769E">
          <w:rPr>
            <w:rFonts w:ascii="Cambria" w:hAnsi="Cambria"/>
            <w:bCs/>
            <w:szCs w:val="28"/>
          </w:rPr>
          <w:fldChar w:fldCharType="separate"/>
        </w:r>
        <w:r w:rsidR="00F9769E">
          <w:rPr>
            <w:rFonts w:ascii="Cambria" w:hAnsi="Cambria"/>
            <w:bCs/>
            <w:szCs w:val="28"/>
          </w:rPr>
          <w:t>１３</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13398" w:history="1">
        <w:r w:rsidR="00F9769E">
          <w:rPr>
            <w:rFonts w:cs="Calibri"/>
            <w:bCs/>
          </w:rPr>
          <w:t xml:space="preserve">2.2.3. </w:t>
        </w:r>
        <w:r w:rsidR="00F9769E">
          <w:rPr>
            <w:rFonts w:cs="Calibri"/>
            <w:bCs/>
            <w:szCs w:val="28"/>
          </w:rPr>
          <w:t>General Parameters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_Toc13398 </w:instrText>
        </w:r>
        <w:r w:rsidR="00F9769E">
          <w:rPr>
            <w:rFonts w:ascii="Cambria" w:hAnsi="Cambria"/>
            <w:bCs/>
            <w:szCs w:val="28"/>
          </w:rPr>
          <w:fldChar w:fldCharType="separate"/>
        </w:r>
        <w:r w:rsidR="00F9769E">
          <w:rPr>
            <w:rFonts w:ascii="Cambria" w:hAnsi="Cambria"/>
            <w:bCs/>
            <w:szCs w:val="28"/>
          </w:rPr>
          <w:t>１３</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2077" w:history="1">
        <w:r w:rsidR="00F9769E">
          <w:rPr>
            <w:rFonts w:cs="Calibri"/>
            <w:bCs/>
          </w:rPr>
          <w:t xml:space="preserve">2.2.4. </w:t>
        </w:r>
        <w:r w:rsidR="00F9769E">
          <w:rPr>
            <w:rFonts w:cs="Calibri"/>
            <w:bCs/>
            <w:szCs w:val="28"/>
          </w:rPr>
          <w:t xml:space="preserve">General Initialization Steps for the </w:t>
        </w:r>
        <w:r w:rsidR="00F9769E">
          <w:rPr>
            <w:rFonts w:cs="Calibri" w:hint="eastAsia"/>
            <w:bCs/>
            <w:szCs w:val="28"/>
          </w:rPr>
          <w:t>t</w:t>
        </w:r>
        <w:r w:rsidR="00F9769E">
          <w:rPr>
            <w:rFonts w:cs="Calibri"/>
            <w:bCs/>
            <w:szCs w:val="28"/>
          </w:rPr>
          <w:t>rade API</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_Toc2077 </w:instrText>
        </w:r>
        <w:r w:rsidR="00F9769E">
          <w:rPr>
            <w:rFonts w:ascii="Cambria" w:hAnsi="Cambria"/>
            <w:bCs/>
            <w:szCs w:val="28"/>
          </w:rPr>
          <w:fldChar w:fldCharType="separate"/>
        </w:r>
        <w:r w:rsidR="00F9769E">
          <w:rPr>
            <w:rFonts w:ascii="Cambria" w:hAnsi="Cambria"/>
            <w:bCs/>
            <w:szCs w:val="28"/>
          </w:rPr>
          <w:t>１４</w:t>
        </w:r>
        <w:r w:rsidR="00F9769E">
          <w:rPr>
            <w:rFonts w:ascii="Cambria" w:hAnsi="Cambria"/>
            <w:bCs/>
            <w:szCs w:val="28"/>
          </w:rPr>
          <w:fldChar w:fldCharType="end"/>
        </w:r>
      </w:hyperlink>
    </w:p>
    <w:p w:rsidR="00274F8B" w:rsidRDefault="00324FBA">
      <w:pPr>
        <w:pStyle w:val="1a"/>
        <w:tabs>
          <w:tab w:val="right" w:leader="hyphen" w:pos="8800"/>
        </w:tabs>
        <w:rPr>
          <w:rFonts w:ascii="Cambria" w:hAnsi="Cambria"/>
          <w:bCs/>
          <w:szCs w:val="28"/>
        </w:rPr>
      </w:pPr>
      <w:hyperlink w:anchor="_Toc1145" w:history="1">
        <w:r w:rsidR="00F9769E">
          <w:rPr>
            <w:rFonts w:cs="Calibri"/>
            <w:bCs/>
            <w:szCs w:val="28"/>
          </w:rPr>
          <w:t>3. Demo of acquiring quotations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_Toc1145 </w:instrText>
        </w:r>
        <w:r w:rsidR="00F9769E">
          <w:rPr>
            <w:rFonts w:ascii="Cambria" w:hAnsi="Cambria"/>
            <w:bCs/>
            <w:szCs w:val="28"/>
          </w:rPr>
          <w:fldChar w:fldCharType="separate"/>
        </w:r>
        <w:r w:rsidR="00F9769E">
          <w:rPr>
            <w:rFonts w:ascii="Cambria" w:hAnsi="Cambria"/>
            <w:bCs/>
            <w:szCs w:val="28"/>
          </w:rPr>
          <w:t>１５</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4062" w:history="1">
        <w:r w:rsidR="00F9769E">
          <w:rPr>
            <w:rFonts w:cs="Calibri"/>
            <w:bCs/>
            <w:szCs w:val="26"/>
          </w:rPr>
          <w:t xml:space="preserve">3.1. </w:t>
        </w:r>
        <w:r w:rsidR="00F9769E">
          <w:rPr>
            <w:rFonts w:cs="Calibri"/>
            <w:bCs/>
            <w:szCs w:val="28"/>
          </w:rPr>
          <w:t>Preparation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_Toc24062 </w:instrText>
        </w:r>
        <w:r w:rsidR="00F9769E">
          <w:rPr>
            <w:rFonts w:ascii="Cambria" w:hAnsi="Cambria"/>
            <w:bCs/>
            <w:szCs w:val="28"/>
          </w:rPr>
          <w:fldChar w:fldCharType="separate"/>
        </w:r>
        <w:r w:rsidR="00F9769E">
          <w:rPr>
            <w:rFonts w:ascii="Cambria" w:hAnsi="Cambria"/>
            <w:bCs/>
            <w:szCs w:val="28"/>
          </w:rPr>
          <w:t>１５</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1166" w:history="1">
        <w:r w:rsidR="00F9769E">
          <w:rPr>
            <w:rFonts w:cs="Calibri"/>
            <w:bCs/>
            <w:szCs w:val="26"/>
          </w:rPr>
          <w:t xml:space="preserve">3.2. </w:t>
        </w:r>
        <w:r w:rsidR="00F9769E">
          <w:rPr>
            <w:rFonts w:cs="Calibri"/>
            <w:bCs/>
            <w:szCs w:val="28"/>
          </w:rPr>
          <w:t>Initialization for Quotation API</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_Toc1166 </w:instrText>
        </w:r>
        <w:r w:rsidR="00F9769E">
          <w:rPr>
            <w:rFonts w:ascii="Cambria" w:hAnsi="Cambria"/>
            <w:bCs/>
            <w:szCs w:val="28"/>
          </w:rPr>
          <w:fldChar w:fldCharType="separate"/>
        </w:r>
        <w:r w:rsidR="00F9769E">
          <w:rPr>
            <w:rFonts w:ascii="Cambria" w:hAnsi="Cambria"/>
            <w:bCs/>
            <w:szCs w:val="28"/>
          </w:rPr>
          <w:t>１６</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3219" w:history="1">
        <w:r w:rsidR="00F9769E">
          <w:rPr>
            <w:rFonts w:cs="Calibri"/>
            <w:bCs/>
            <w:szCs w:val="26"/>
          </w:rPr>
          <w:t xml:space="preserve">3.3. </w:t>
        </w:r>
        <w:r w:rsidR="00F9769E">
          <w:rPr>
            <w:rFonts w:cs="Calibri"/>
            <w:bCs/>
            <w:szCs w:val="28"/>
          </w:rPr>
          <w:t>Login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_Toc23219 </w:instrText>
        </w:r>
        <w:r w:rsidR="00F9769E">
          <w:rPr>
            <w:rFonts w:ascii="Cambria" w:hAnsi="Cambria"/>
            <w:bCs/>
            <w:szCs w:val="28"/>
          </w:rPr>
          <w:fldChar w:fldCharType="separate"/>
        </w:r>
        <w:r w:rsidR="00F9769E">
          <w:rPr>
            <w:rFonts w:ascii="Cambria" w:hAnsi="Cambria"/>
            <w:bCs/>
            <w:szCs w:val="28"/>
          </w:rPr>
          <w:t>１７</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4411" w:history="1">
        <w:r w:rsidR="00F9769E">
          <w:rPr>
            <w:rFonts w:cs="Calibri"/>
            <w:bCs/>
            <w:szCs w:val="26"/>
          </w:rPr>
          <w:t xml:space="preserve">3.4. </w:t>
        </w:r>
        <w:r w:rsidR="00F9769E">
          <w:rPr>
            <w:rFonts w:cs="Calibri"/>
            <w:bCs/>
            <w:szCs w:val="28"/>
          </w:rPr>
          <w:t>Subscribe Quotation Data</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_Toc4411 </w:instrText>
        </w:r>
        <w:r w:rsidR="00F9769E">
          <w:rPr>
            <w:rFonts w:ascii="Cambria" w:hAnsi="Cambria"/>
            <w:bCs/>
            <w:szCs w:val="28"/>
          </w:rPr>
          <w:fldChar w:fldCharType="separate"/>
        </w:r>
        <w:r w:rsidR="00F9769E">
          <w:rPr>
            <w:rFonts w:ascii="Cambria" w:hAnsi="Cambria"/>
            <w:bCs/>
            <w:szCs w:val="28"/>
          </w:rPr>
          <w:t>１８</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16236" w:history="1">
        <w:r w:rsidR="00F9769E">
          <w:rPr>
            <w:rFonts w:cs="Calibri"/>
            <w:bCs/>
            <w:szCs w:val="26"/>
          </w:rPr>
          <w:t xml:space="preserve">3.5. </w:t>
        </w:r>
        <w:r w:rsidR="00F9769E">
          <w:rPr>
            <w:rFonts w:cs="Calibri"/>
            <w:bCs/>
            <w:szCs w:val="28"/>
          </w:rPr>
          <w:t>Subscribe and Receive Requests for Quotes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_Toc16236 </w:instrText>
        </w:r>
        <w:r w:rsidR="00F9769E">
          <w:rPr>
            <w:rFonts w:ascii="Cambria" w:hAnsi="Cambria"/>
            <w:bCs/>
            <w:szCs w:val="28"/>
          </w:rPr>
          <w:fldChar w:fldCharType="separate"/>
        </w:r>
        <w:r w:rsidR="00F9769E">
          <w:rPr>
            <w:rFonts w:ascii="Cambria" w:hAnsi="Cambria"/>
            <w:bCs/>
            <w:szCs w:val="28"/>
          </w:rPr>
          <w:t>１９</w:t>
        </w:r>
        <w:r w:rsidR="00F9769E">
          <w:rPr>
            <w:rFonts w:ascii="Cambria" w:hAnsi="Cambria"/>
            <w:bCs/>
            <w:szCs w:val="28"/>
          </w:rPr>
          <w:fldChar w:fldCharType="end"/>
        </w:r>
      </w:hyperlink>
    </w:p>
    <w:p w:rsidR="00274F8B" w:rsidRDefault="00324FBA">
      <w:pPr>
        <w:pStyle w:val="1a"/>
        <w:tabs>
          <w:tab w:val="right" w:leader="hyphen" w:pos="8800"/>
        </w:tabs>
        <w:rPr>
          <w:rFonts w:ascii="Cambria" w:hAnsi="Cambria"/>
          <w:bCs/>
          <w:szCs w:val="28"/>
        </w:rPr>
      </w:pPr>
      <w:hyperlink w:anchor="_Toc2411" w:history="1">
        <w:r w:rsidR="00F9769E">
          <w:rPr>
            <w:rFonts w:cs="Calibri" w:hint="eastAsia"/>
            <w:bCs/>
            <w:szCs w:val="28"/>
          </w:rPr>
          <w:t>4. Demo of Trading</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_Toc2411 </w:instrText>
        </w:r>
        <w:r w:rsidR="00F9769E">
          <w:rPr>
            <w:rFonts w:ascii="Cambria" w:hAnsi="Cambria"/>
            <w:bCs/>
            <w:szCs w:val="28"/>
          </w:rPr>
          <w:fldChar w:fldCharType="separate"/>
        </w:r>
        <w:r w:rsidR="00F9769E">
          <w:rPr>
            <w:rFonts w:ascii="Cambria" w:hAnsi="Cambria"/>
            <w:bCs/>
            <w:szCs w:val="28"/>
          </w:rPr>
          <w:t>２１</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4072" w:history="1">
        <w:r w:rsidR="00F9769E">
          <w:rPr>
            <w:rFonts w:cs="Calibri"/>
            <w:bCs/>
            <w:szCs w:val="26"/>
          </w:rPr>
          <w:t xml:space="preserve">4.1. </w:t>
        </w:r>
        <w:r w:rsidR="00F9769E">
          <w:rPr>
            <w:rFonts w:cs="Calibri"/>
            <w:bCs/>
            <w:szCs w:val="28"/>
          </w:rPr>
          <w:t xml:space="preserve">Initialization </w:t>
        </w:r>
        <w:r w:rsidR="00F9769E">
          <w:rPr>
            <w:rFonts w:cs="Calibri" w:hint="eastAsia"/>
            <w:bCs/>
            <w:szCs w:val="28"/>
          </w:rPr>
          <w:t>for</w:t>
        </w:r>
        <w:r w:rsidR="00F9769E">
          <w:rPr>
            <w:rFonts w:cs="Calibri"/>
            <w:bCs/>
            <w:szCs w:val="28"/>
          </w:rPr>
          <w:t xml:space="preserve"> Trade API</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_Toc4072 </w:instrText>
        </w:r>
        <w:r w:rsidR="00F9769E">
          <w:rPr>
            <w:rFonts w:ascii="Cambria" w:hAnsi="Cambria"/>
            <w:bCs/>
            <w:szCs w:val="28"/>
          </w:rPr>
          <w:fldChar w:fldCharType="separate"/>
        </w:r>
        <w:r w:rsidR="00F9769E">
          <w:rPr>
            <w:rFonts w:ascii="Cambria" w:hAnsi="Cambria"/>
            <w:bCs/>
            <w:szCs w:val="28"/>
          </w:rPr>
          <w:t>２１</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6745" w:history="1">
        <w:r w:rsidR="00F9769E">
          <w:rPr>
            <w:rFonts w:cs="Calibri"/>
            <w:bCs/>
            <w:szCs w:val="26"/>
          </w:rPr>
          <w:t xml:space="preserve">4.2. </w:t>
        </w:r>
        <w:r w:rsidR="00F9769E">
          <w:rPr>
            <w:rFonts w:cs="Calibri"/>
            <w:bCs/>
            <w:szCs w:val="28"/>
          </w:rPr>
          <w:t>Login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_Toc26745 </w:instrText>
        </w:r>
        <w:r w:rsidR="00F9769E">
          <w:rPr>
            <w:rFonts w:ascii="Cambria" w:hAnsi="Cambria"/>
            <w:bCs/>
            <w:szCs w:val="28"/>
          </w:rPr>
          <w:fldChar w:fldCharType="separate"/>
        </w:r>
        <w:r w:rsidR="00F9769E">
          <w:rPr>
            <w:rFonts w:ascii="Cambria" w:hAnsi="Cambria"/>
            <w:bCs/>
            <w:szCs w:val="28"/>
          </w:rPr>
          <w:t>２２</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3673" w:history="1">
        <w:r w:rsidR="00F9769E">
          <w:rPr>
            <w:rFonts w:cs="Calibri"/>
            <w:szCs w:val="26"/>
          </w:rPr>
          <w:t xml:space="preserve">4.3. </w:t>
        </w:r>
        <w:r w:rsidR="00F9769E">
          <w:rPr>
            <w:rFonts w:cs="Calibri"/>
            <w:szCs w:val="28"/>
          </w:rPr>
          <w:t>Confirm Settlement Info</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_Toc3673 </w:instrText>
        </w:r>
        <w:r w:rsidR="00F9769E">
          <w:rPr>
            <w:rFonts w:ascii="Cambria" w:hAnsi="Cambria"/>
            <w:bCs/>
            <w:szCs w:val="28"/>
          </w:rPr>
          <w:fldChar w:fldCharType="separate"/>
        </w:r>
        <w:r w:rsidR="00F9769E">
          <w:rPr>
            <w:rFonts w:ascii="Cambria" w:hAnsi="Cambria"/>
            <w:bCs/>
            <w:szCs w:val="28"/>
          </w:rPr>
          <w:t>２２</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9420" w:history="1">
        <w:r w:rsidR="00F9769E">
          <w:rPr>
            <w:rFonts w:ascii="Cambria" w:hAnsi="Cambria"/>
            <w:bCs/>
            <w:szCs w:val="26"/>
          </w:rPr>
          <w:t xml:space="preserve">4.4. </w:t>
        </w:r>
        <w:r w:rsidR="00F9769E">
          <w:rPr>
            <w:rFonts w:ascii="Cambria" w:hAnsi="Cambria"/>
            <w:bCs/>
            <w:szCs w:val="28"/>
          </w:rPr>
          <w:t xml:space="preserve">Order </w:t>
        </w:r>
        <w:r w:rsidR="00F9769E">
          <w:rPr>
            <w:rFonts w:ascii="Cambria" w:hAnsi="Cambria" w:hint="eastAsia"/>
            <w:bCs/>
            <w:szCs w:val="28"/>
          </w:rPr>
          <w:t xml:space="preserve">Processing </w:t>
        </w:r>
        <w:r w:rsidR="00F9769E">
          <w:rPr>
            <w:rFonts w:ascii="Cambria" w:hAnsi="Cambria"/>
            <w:bCs/>
            <w:szCs w:val="28"/>
          </w:rPr>
          <w:t>Flow</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_Toc29420 </w:instrText>
        </w:r>
        <w:r w:rsidR="00F9769E">
          <w:rPr>
            <w:rFonts w:ascii="Cambria" w:hAnsi="Cambria"/>
            <w:bCs/>
            <w:szCs w:val="28"/>
          </w:rPr>
          <w:fldChar w:fldCharType="separate"/>
        </w:r>
        <w:r w:rsidR="00F9769E">
          <w:rPr>
            <w:rFonts w:ascii="Cambria" w:hAnsi="Cambria"/>
            <w:bCs/>
            <w:szCs w:val="28"/>
          </w:rPr>
          <w:t>２３</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1452" w:history="1">
        <w:r w:rsidR="00F9769E">
          <w:rPr>
            <w:rFonts w:ascii="Cambria" w:hAnsi="Cambria"/>
            <w:bCs/>
            <w:szCs w:val="26"/>
          </w:rPr>
          <w:t xml:space="preserve">4.5. </w:t>
        </w:r>
        <w:r w:rsidR="00F9769E">
          <w:rPr>
            <w:rFonts w:ascii="Cambria" w:hAnsi="Cambria"/>
            <w:bCs/>
            <w:szCs w:val="28"/>
          </w:rPr>
          <w:t>Methods for Processing Orders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_Toc21452 </w:instrText>
        </w:r>
        <w:r w:rsidR="00F9769E">
          <w:rPr>
            <w:rFonts w:ascii="Cambria" w:hAnsi="Cambria"/>
            <w:bCs/>
            <w:szCs w:val="28"/>
          </w:rPr>
          <w:fldChar w:fldCharType="separate"/>
        </w:r>
        <w:r w:rsidR="00F9769E">
          <w:rPr>
            <w:rFonts w:ascii="Cambria" w:hAnsi="Cambria"/>
            <w:bCs/>
            <w:szCs w:val="28"/>
          </w:rPr>
          <w:t>２５</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4562" w:history="1">
        <w:r w:rsidR="00F9769E">
          <w:rPr>
            <w:rFonts w:ascii="Cambria" w:hAnsi="Cambria"/>
            <w:bCs/>
            <w:szCs w:val="26"/>
          </w:rPr>
          <w:t xml:space="preserve">4.6. </w:t>
        </w:r>
        <w:r w:rsidR="00F9769E">
          <w:rPr>
            <w:rFonts w:ascii="Cambria" w:hAnsi="Cambria"/>
            <w:bCs/>
            <w:szCs w:val="28"/>
          </w:rPr>
          <w:t>Place an Order</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_Toc4562 </w:instrText>
        </w:r>
        <w:r w:rsidR="00F9769E">
          <w:rPr>
            <w:rFonts w:ascii="Cambria" w:hAnsi="Cambria"/>
            <w:bCs/>
            <w:szCs w:val="28"/>
          </w:rPr>
          <w:fldChar w:fldCharType="separate"/>
        </w:r>
        <w:r w:rsidR="00F9769E">
          <w:rPr>
            <w:rFonts w:ascii="Cambria" w:hAnsi="Cambria"/>
            <w:bCs/>
            <w:szCs w:val="28"/>
          </w:rPr>
          <w:t>２６</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0603" w:history="1">
        <w:r w:rsidR="00F9769E">
          <w:rPr>
            <w:rFonts w:ascii="Cambria" w:hAnsi="Cambria"/>
            <w:bCs/>
            <w:szCs w:val="26"/>
          </w:rPr>
          <w:t xml:space="preserve">4.7. </w:t>
        </w:r>
        <w:r w:rsidR="00F9769E">
          <w:rPr>
            <w:rFonts w:ascii="Cambria" w:hAnsi="Cambria" w:hint="eastAsia"/>
            <w:bCs/>
            <w:szCs w:val="28"/>
          </w:rPr>
          <w:t xml:space="preserve">Place a </w:t>
        </w:r>
        <w:r w:rsidR="00F9769E">
          <w:rPr>
            <w:rFonts w:ascii="Cambria" w:hAnsi="Cambria"/>
            <w:bCs/>
            <w:szCs w:val="28"/>
          </w:rPr>
          <w:t>Parked Order</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_Toc20603 </w:instrText>
        </w:r>
        <w:r w:rsidR="00F9769E">
          <w:rPr>
            <w:rFonts w:ascii="Cambria" w:hAnsi="Cambria"/>
            <w:bCs/>
            <w:szCs w:val="28"/>
          </w:rPr>
          <w:fldChar w:fldCharType="separate"/>
        </w:r>
        <w:r w:rsidR="00F9769E">
          <w:rPr>
            <w:rFonts w:ascii="Cambria" w:hAnsi="Cambria"/>
            <w:bCs/>
            <w:szCs w:val="28"/>
          </w:rPr>
          <w:t>３２</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6719" w:history="1">
        <w:r w:rsidR="00F9769E">
          <w:rPr>
            <w:rFonts w:ascii="Cambria" w:hAnsi="Cambria" w:hint="eastAsia"/>
            <w:bCs/>
            <w:szCs w:val="26"/>
          </w:rPr>
          <w:t xml:space="preserve">4.8. </w:t>
        </w:r>
        <w:r w:rsidR="00F9769E">
          <w:rPr>
            <w:rFonts w:ascii="Cambria" w:hAnsi="Cambria" w:hint="eastAsia"/>
            <w:bCs/>
            <w:szCs w:val="28"/>
          </w:rPr>
          <w:t>Cancel an Order</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_Toc6719 </w:instrText>
        </w:r>
        <w:r w:rsidR="00F9769E">
          <w:rPr>
            <w:rFonts w:ascii="Cambria" w:hAnsi="Cambria"/>
            <w:bCs/>
            <w:szCs w:val="28"/>
          </w:rPr>
          <w:fldChar w:fldCharType="separate"/>
        </w:r>
        <w:r w:rsidR="00F9769E">
          <w:rPr>
            <w:rFonts w:ascii="Cambria" w:hAnsi="Cambria"/>
            <w:bCs/>
            <w:szCs w:val="28"/>
          </w:rPr>
          <w:t>３３</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7145" w:history="1">
        <w:r w:rsidR="00F9769E">
          <w:rPr>
            <w:rFonts w:ascii="Cambria" w:hAnsi="Cambria"/>
            <w:bCs/>
            <w:szCs w:val="26"/>
          </w:rPr>
          <w:t xml:space="preserve">4.9. </w:t>
        </w:r>
        <w:r w:rsidR="00F9769E">
          <w:rPr>
            <w:rFonts w:ascii="Cambria" w:hAnsi="Cambria"/>
            <w:bCs/>
            <w:szCs w:val="28"/>
          </w:rPr>
          <w:t>RFQ</w:t>
        </w:r>
        <w:r w:rsidR="00F9769E">
          <w:rPr>
            <w:rFonts w:ascii="Cambria" w:hAnsi="Cambria" w:hint="eastAsia"/>
            <w:bCs/>
            <w:szCs w:val="28"/>
          </w:rPr>
          <w:t>s</w:t>
        </w:r>
        <w:r w:rsidR="00F9769E">
          <w:rPr>
            <w:rFonts w:ascii="Cambria" w:hAnsi="Cambria"/>
            <w:bCs/>
            <w:szCs w:val="28"/>
          </w:rPr>
          <w:t xml:space="preserve"> and Quotes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_Toc7145 </w:instrText>
        </w:r>
        <w:r w:rsidR="00F9769E">
          <w:rPr>
            <w:rFonts w:ascii="Cambria" w:hAnsi="Cambria"/>
            <w:bCs/>
            <w:szCs w:val="28"/>
          </w:rPr>
          <w:fldChar w:fldCharType="separate"/>
        </w:r>
        <w:r w:rsidR="00F9769E">
          <w:rPr>
            <w:rFonts w:ascii="Cambria" w:hAnsi="Cambria"/>
            <w:bCs/>
            <w:szCs w:val="28"/>
          </w:rPr>
          <w:t>３３</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7003" w:history="1">
        <w:r w:rsidR="00F9769E">
          <w:rPr>
            <w:rFonts w:ascii="Cambria" w:hAnsi="Cambria"/>
            <w:bCs/>
            <w:szCs w:val="26"/>
          </w:rPr>
          <w:t xml:space="preserve">4.10. </w:t>
        </w:r>
        <w:r w:rsidR="00F9769E">
          <w:rPr>
            <w:rFonts w:ascii="Cambria" w:hAnsi="Cambria"/>
            <w:bCs/>
            <w:szCs w:val="28"/>
          </w:rPr>
          <w:t xml:space="preserve">Exercise </w:t>
        </w:r>
        <w:r w:rsidR="00F9769E">
          <w:rPr>
            <w:rFonts w:ascii="Cambria" w:hAnsi="Cambria" w:hint="eastAsia"/>
            <w:bCs/>
            <w:szCs w:val="28"/>
          </w:rPr>
          <w:t xml:space="preserve">an </w:t>
        </w:r>
        <w:r w:rsidR="00F9769E">
          <w:rPr>
            <w:rFonts w:ascii="Cambria" w:hAnsi="Cambria"/>
            <w:bCs/>
            <w:szCs w:val="28"/>
          </w:rPr>
          <w:t>Option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_Toc27003 </w:instrText>
        </w:r>
        <w:r w:rsidR="00F9769E">
          <w:rPr>
            <w:rFonts w:ascii="Cambria" w:hAnsi="Cambria"/>
            <w:bCs/>
            <w:szCs w:val="28"/>
          </w:rPr>
          <w:fldChar w:fldCharType="separate"/>
        </w:r>
        <w:r w:rsidR="00F9769E">
          <w:rPr>
            <w:rFonts w:ascii="Cambria" w:hAnsi="Cambria"/>
            <w:bCs/>
            <w:szCs w:val="28"/>
          </w:rPr>
          <w:t>３５</w:t>
        </w:r>
        <w:r w:rsidR="00F9769E">
          <w:rPr>
            <w:rFonts w:ascii="Cambria" w:hAnsi="Cambria"/>
            <w:bCs/>
            <w:szCs w:val="28"/>
          </w:rPr>
          <w:fldChar w:fldCharType="end"/>
        </w:r>
      </w:hyperlink>
    </w:p>
    <w:p w:rsidR="00274F8B" w:rsidRDefault="00324FBA">
      <w:pPr>
        <w:pStyle w:val="1a"/>
        <w:tabs>
          <w:tab w:val="right" w:leader="hyphen" w:pos="8800"/>
        </w:tabs>
        <w:rPr>
          <w:rFonts w:ascii="Cambria" w:hAnsi="Cambria"/>
          <w:bCs/>
          <w:szCs w:val="28"/>
        </w:rPr>
      </w:pPr>
      <w:hyperlink w:anchor="_Toc31427" w:history="1">
        <w:r w:rsidR="00F9769E">
          <w:rPr>
            <w:rFonts w:ascii="Cambria" w:hAnsi="Cambria" w:hint="eastAsia"/>
            <w:bCs/>
            <w:szCs w:val="28"/>
          </w:rPr>
          <w:t>5. Appendix</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_Toc31427 </w:instrText>
        </w:r>
        <w:r w:rsidR="00F9769E">
          <w:rPr>
            <w:rFonts w:ascii="Cambria" w:hAnsi="Cambria"/>
            <w:bCs/>
            <w:szCs w:val="28"/>
          </w:rPr>
          <w:fldChar w:fldCharType="separate"/>
        </w:r>
        <w:r w:rsidR="00F9769E">
          <w:rPr>
            <w:rFonts w:ascii="Cambria" w:hAnsi="Cambria"/>
            <w:bCs/>
            <w:szCs w:val="28"/>
          </w:rPr>
          <w:t>３７</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17378" w:history="1">
        <w:r w:rsidR="00F9769E">
          <w:rPr>
            <w:rFonts w:ascii="Cambria" w:hAnsi="Cambria" w:hint="eastAsia"/>
            <w:bCs/>
            <w:szCs w:val="26"/>
          </w:rPr>
          <w:t xml:space="preserve">5.1. </w:t>
        </w:r>
        <w:r w:rsidR="00F9769E">
          <w:rPr>
            <w:rFonts w:ascii="Cambria" w:hAnsi="Cambria" w:hint="eastAsia"/>
            <w:bCs/>
            <w:szCs w:val="28"/>
          </w:rPr>
          <w:t>Data Flow files</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_Toc17378 </w:instrText>
        </w:r>
        <w:r w:rsidR="00F9769E">
          <w:rPr>
            <w:rFonts w:ascii="Cambria" w:hAnsi="Cambria"/>
            <w:bCs/>
            <w:szCs w:val="28"/>
          </w:rPr>
          <w:fldChar w:fldCharType="separate"/>
        </w:r>
        <w:r w:rsidR="00F9769E">
          <w:rPr>
            <w:rFonts w:ascii="Cambria" w:hAnsi="Cambria"/>
            <w:bCs/>
            <w:szCs w:val="28"/>
          </w:rPr>
          <w:t>３７</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28884" w:history="1">
        <w:r w:rsidR="00F9769E">
          <w:rPr>
            <w:rFonts w:ascii="Cambria" w:hAnsi="Cambria"/>
            <w:bCs/>
            <w:szCs w:val="26"/>
          </w:rPr>
          <w:t xml:space="preserve">5.2. </w:t>
        </w:r>
        <w:r w:rsidR="00F9769E">
          <w:rPr>
            <w:rFonts w:ascii="Cambria" w:hAnsi="Cambria" w:hint="eastAsia"/>
            <w:bCs/>
            <w:szCs w:val="28"/>
          </w:rPr>
          <w:t>F</w:t>
        </w:r>
        <w:r w:rsidR="00F9769E">
          <w:rPr>
            <w:rFonts w:ascii="Cambria" w:hAnsi="Cambria"/>
            <w:bCs/>
            <w:szCs w:val="28"/>
          </w:rPr>
          <w:t>low Control</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_Toc28884 </w:instrText>
        </w:r>
        <w:r w:rsidR="00F9769E">
          <w:rPr>
            <w:rFonts w:ascii="Cambria" w:hAnsi="Cambria"/>
            <w:bCs/>
            <w:szCs w:val="28"/>
          </w:rPr>
          <w:fldChar w:fldCharType="separate"/>
        </w:r>
        <w:r w:rsidR="00F9769E">
          <w:rPr>
            <w:rFonts w:ascii="Cambria" w:hAnsi="Cambria"/>
            <w:bCs/>
            <w:szCs w:val="28"/>
          </w:rPr>
          <w:t>３８</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4996" w:history="1">
        <w:r w:rsidR="00F9769E">
          <w:rPr>
            <w:rFonts w:ascii="Cambria" w:hAnsi="Cambria" w:hint="eastAsia"/>
            <w:bCs/>
          </w:rPr>
          <w:t xml:space="preserve">5.2.1. </w:t>
        </w:r>
        <w:r w:rsidR="00F9769E">
          <w:rPr>
            <w:rFonts w:ascii="Cambria" w:hAnsi="Cambria" w:hint="eastAsia"/>
            <w:bCs/>
            <w:szCs w:val="28"/>
          </w:rPr>
          <w:t>Query Flow Control</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_Toc4996 </w:instrText>
        </w:r>
        <w:r w:rsidR="00F9769E">
          <w:rPr>
            <w:rFonts w:ascii="Cambria" w:hAnsi="Cambria"/>
            <w:bCs/>
            <w:szCs w:val="28"/>
          </w:rPr>
          <w:fldChar w:fldCharType="separate"/>
        </w:r>
        <w:r w:rsidR="00F9769E">
          <w:rPr>
            <w:rFonts w:ascii="Cambria" w:hAnsi="Cambria"/>
            <w:bCs/>
            <w:szCs w:val="28"/>
          </w:rPr>
          <w:t>３８</w:t>
        </w:r>
        <w:r w:rsidR="00F9769E">
          <w:rPr>
            <w:rFonts w:ascii="Cambria" w:hAnsi="Cambria"/>
            <w:bCs/>
            <w:szCs w:val="28"/>
          </w:rPr>
          <w:fldChar w:fldCharType="end"/>
        </w:r>
      </w:hyperlink>
    </w:p>
    <w:p w:rsidR="00274F8B" w:rsidRDefault="00324FBA" w:rsidP="003822AC">
      <w:pPr>
        <w:pStyle w:val="31"/>
        <w:tabs>
          <w:tab w:val="right" w:leader="hyphen" w:pos="8800"/>
        </w:tabs>
        <w:ind w:left="880"/>
        <w:rPr>
          <w:rFonts w:ascii="Cambria" w:hAnsi="Cambria"/>
          <w:bCs/>
          <w:szCs w:val="28"/>
        </w:rPr>
      </w:pPr>
      <w:hyperlink w:anchor="_Toc10127" w:history="1">
        <w:r w:rsidR="00F9769E">
          <w:rPr>
            <w:rFonts w:ascii="Cambria" w:hAnsi="Cambria" w:hint="eastAsia"/>
            <w:bCs/>
          </w:rPr>
          <w:t xml:space="preserve">5.2.2. </w:t>
        </w:r>
        <w:r w:rsidR="00F9769E">
          <w:rPr>
            <w:rFonts w:ascii="Cambria" w:hAnsi="Cambria" w:hint="eastAsia"/>
            <w:bCs/>
            <w:szCs w:val="28"/>
          </w:rPr>
          <w:t>Order Flow Control</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_Toc10127 </w:instrText>
        </w:r>
        <w:r w:rsidR="00F9769E">
          <w:rPr>
            <w:rFonts w:ascii="Cambria" w:hAnsi="Cambria"/>
            <w:bCs/>
            <w:szCs w:val="28"/>
          </w:rPr>
          <w:fldChar w:fldCharType="separate"/>
        </w:r>
        <w:r w:rsidR="00F9769E">
          <w:rPr>
            <w:rFonts w:ascii="Cambria" w:hAnsi="Cambria"/>
            <w:bCs/>
            <w:szCs w:val="28"/>
          </w:rPr>
          <w:t>３８</w:t>
        </w:r>
        <w:r w:rsidR="00F9769E">
          <w:rPr>
            <w:rFonts w:ascii="Cambria" w:hAnsi="Cambria"/>
            <w:bCs/>
            <w:szCs w:val="28"/>
          </w:rPr>
          <w:fldChar w:fldCharType="end"/>
        </w:r>
      </w:hyperlink>
    </w:p>
    <w:p w:rsidR="00274F8B" w:rsidRDefault="00324FBA" w:rsidP="003822AC">
      <w:pPr>
        <w:pStyle w:val="22"/>
        <w:tabs>
          <w:tab w:val="right" w:leader="hyphen" w:pos="8800"/>
        </w:tabs>
        <w:ind w:left="440"/>
        <w:rPr>
          <w:rFonts w:ascii="Cambria" w:hAnsi="Cambria"/>
          <w:bCs/>
          <w:szCs w:val="28"/>
        </w:rPr>
      </w:pPr>
      <w:hyperlink w:anchor="_Toc19720" w:history="1">
        <w:r w:rsidR="00F9769E">
          <w:rPr>
            <w:rFonts w:ascii="Cambria" w:hAnsi="Cambria"/>
            <w:bCs/>
            <w:szCs w:val="26"/>
          </w:rPr>
          <w:t xml:space="preserve">5.3. </w:t>
        </w:r>
        <w:r w:rsidR="00F9769E">
          <w:rPr>
            <w:rFonts w:ascii="Cambria" w:hAnsi="Cambria" w:hint="eastAsia"/>
            <w:bCs/>
            <w:szCs w:val="28"/>
          </w:rPr>
          <w:t>Dis</w:t>
        </w:r>
        <w:r w:rsidR="00F9769E">
          <w:rPr>
            <w:rFonts w:ascii="Cambria" w:hAnsi="Cambria"/>
            <w:bCs/>
            <w:szCs w:val="28"/>
          </w:rPr>
          <w:t>connection</w:t>
        </w:r>
        <w:r w:rsidR="00F9769E">
          <w:rPr>
            <w:rFonts w:ascii="Cambria" w:hAnsi="Cambria"/>
            <w:bCs/>
            <w:szCs w:val="28"/>
          </w:rPr>
          <w:tab/>
        </w:r>
        <w:r w:rsidR="00F9769E">
          <w:rPr>
            <w:rFonts w:ascii="Cambria" w:hAnsi="Cambria"/>
            <w:bCs/>
            <w:szCs w:val="28"/>
          </w:rPr>
          <w:fldChar w:fldCharType="begin"/>
        </w:r>
        <w:r w:rsidR="00F9769E">
          <w:rPr>
            <w:rFonts w:ascii="Cambria" w:hAnsi="Cambria"/>
            <w:bCs/>
            <w:szCs w:val="28"/>
          </w:rPr>
          <w:instrText xml:space="preserve"> PAGEREF _Toc19720 </w:instrText>
        </w:r>
        <w:r w:rsidR="00F9769E">
          <w:rPr>
            <w:rFonts w:ascii="Cambria" w:hAnsi="Cambria"/>
            <w:bCs/>
            <w:szCs w:val="28"/>
          </w:rPr>
          <w:fldChar w:fldCharType="separate"/>
        </w:r>
        <w:r w:rsidR="00F9769E">
          <w:rPr>
            <w:rFonts w:ascii="Cambria" w:hAnsi="Cambria"/>
            <w:bCs/>
            <w:szCs w:val="28"/>
          </w:rPr>
          <w:t>３８</w:t>
        </w:r>
        <w:r w:rsidR="00F9769E">
          <w:rPr>
            <w:rFonts w:ascii="Cambria" w:hAnsi="Cambria"/>
            <w:bCs/>
            <w:szCs w:val="28"/>
          </w:rPr>
          <w:fldChar w:fldCharType="end"/>
        </w:r>
      </w:hyperlink>
    </w:p>
    <w:p w:rsidR="00274F8B" w:rsidRDefault="00F9769E">
      <w:r>
        <w:fldChar w:fldCharType="end"/>
      </w:r>
    </w:p>
    <w:p w:rsidR="00274F8B" w:rsidRDefault="00F9769E">
      <w:pPr>
        <w:pStyle w:val="1"/>
        <w:numPr>
          <w:ilvl w:val="0"/>
          <w:numId w:val="1"/>
        </w:numPr>
        <w:rPr>
          <w:rFonts w:ascii="Calibri" w:hAnsi="Calibri" w:cs="Calibri"/>
        </w:rPr>
      </w:pPr>
      <w:r>
        <w:rPr>
          <w:rFonts w:ascii="Calibri" w:hAnsi="Calibri" w:cs="Calibri"/>
        </w:rPr>
        <w:br w:type="page"/>
      </w:r>
      <w:bookmarkStart w:id="23" w:name="_Toc26298"/>
      <w:r>
        <w:rPr>
          <w:rFonts w:ascii="Calibri" w:hAnsi="Calibri" w:cs="Calibri"/>
          <w:sz w:val="44"/>
          <w:szCs w:val="44"/>
        </w:rPr>
        <w:lastRenderedPageBreak/>
        <w:t>CTP</w:t>
      </w:r>
      <w:bookmarkEnd w:id="22"/>
      <w:bookmarkEnd w:id="23"/>
    </w:p>
    <w:p w:rsidR="00274F8B" w:rsidRDefault="00F9769E">
      <w:pPr>
        <w:pStyle w:val="2"/>
        <w:numPr>
          <w:ilvl w:val="1"/>
          <w:numId w:val="2"/>
        </w:numPr>
        <w:rPr>
          <w:rFonts w:ascii="Calibri" w:hAnsi="Calibri" w:cs="Calibri"/>
          <w:szCs w:val="32"/>
        </w:rPr>
      </w:pPr>
      <w:bookmarkStart w:id="24" w:name="_Toc402796968"/>
      <w:bookmarkStart w:id="25" w:name="_Toc5322"/>
      <w:r>
        <w:rPr>
          <w:rFonts w:ascii="Calibri" w:hAnsi="Calibri" w:cs="Calibri"/>
          <w:szCs w:val="32"/>
        </w:rPr>
        <w:t>Introduction</w:t>
      </w:r>
      <w:bookmarkEnd w:id="24"/>
      <w:bookmarkEnd w:id="25"/>
    </w:p>
    <w:p w:rsidR="00274F8B" w:rsidRDefault="000855A6">
      <w:pPr>
        <w:autoSpaceDE w:val="0"/>
        <w:autoSpaceDN w:val="0"/>
        <w:adjustRightInd w:val="0"/>
        <w:rPr>
          <w:rFonts w:cs="Calibri"/>
        </w:rPr>
      </w:pPr>
      <w:ins w:id="26" w:author="陈学锋" w:date="2018-07-04T21:04:00Z">
        <w:r>
          <w:rPr>
            <w:rFonts w:cs="Calibri"/>
          </w:rPr>
          <w:t xml:space="preserve">The </w:t>
        </w:r>
      </w:ins>
      <w:r w:rsidR="00F9769E">
        <w:rPr>
          <w:rFonts w:cs="Calibri"/>
        </w:rPr>
        <w:t>Comprehensive Transaction Platform</w:t>
      </w:r>
      <w:ins w:id="27" w:author="陈学锋" w:date="2018-07-04T21:04:00Z">
        <w:r>
          <w:rPr>
            <w:rFonts w:cs="Calibri"/>
          </w:rPr>
          <w:t>,</w:t>
        </w:r>
      </w:ins>
      <w:r w:rsidR="00F9769E">
        <w:rPr>
          <w:rFonts w:cs="Calibri"/>
        </w:rPr>
        <w:t xml:space="preserve"> known as CTP</w:t>
      </w:r>
      <w:ins w:id="28" w:author="陈学锋" w:date="2018-07-04T21:04:00Z">
        <w:r>
          <w:rPr>
            <w:rFonts w:cs="Calibri"/>
          </w:rPr>
          <w:t>,</w:t>
        </w:r>
      </w:ins>
      <w:r w:rsidR="00F9769E">
        <w:rPr>
          <w:rFonts w:cs="Calibri"/>
        </w:rPr>
        <w:t xml:space="preserve"> is a future brokerage management system developed specially for futures companies. It is composed of </w:t>
      </w:r>
      <w:ins w:id="29" w:author="陈学锋" w:date="2018-07-04T21:10:00Z">
        <w:r>
          <w:rPr>
            <w:rFonts w:cs="Calibri"/>
          </w:rPr>
          <w:t xml:space="preserve">a </w:t>
        </w:r>
      </w:ins>
      <w:r w:rsidR="00F9769E">
        <w:rPr>
          <w:rFonts w:cs="Calibri"/>
        </w:rPr>
        <w:t xml:space="preserve">trading system, </w:t>
      </w:r>
      <w:ins w:id="30" w:author="陈学锋" w:date="2018-07-04T21:10:00Z">
        <w:r>
          <w:rPr>
            <w:rFonts w:cs="Calibri"/>
          </w:rPr>
          <w:t xml:space="preserve">a </w:t>
        </w:r>
      </w:ins>
      <w:r w:rsidR="00F9769E">
        <w:rPr>
          <w:rFonts w:cs="Calibri"/>
        </w:rPr>
        <w:t xml:space="preserve">risk management system, and </w:t>
      </w:r>
      <w:ins w:id="31" w:author="陈学锋" w:date="2018-07-04T21:10:00Z">
        <w:r>
          <w:rPr>
            <w:rFonts w:cs="Calibri"/>
          </w:rPr>
          <w:t xml:space="preserve">a </w:t>
        </w:r>
      </w:ins>
      <w:r w:rsidR="00F9769E">
        <w:rPr>
          <w:rFonts w:cs="Calibri"/>
        </w:rPr>
        <w:t>settlement information management system.</w:t>
      </w:r>
    </w:p>
    <w:p w:rsidR="00274F8B" w:rsidRDefault="00F9769E">
      <w:pPr>
        <w:autoSpaceDE w:val="0"/>
        <w:autoSpaceDN w:val="0"/>
        <w:adjustRightInd w:val="0"/>
        <w:rPr>
          <w:rFonts w:cs="Calibri"/>
        </w:rPr>
      </w:pPr>
      <w:r>
        <w:rPr>
          <w:rFonts w:cs="Calibri"/>
        </w:rPr>
        <w:t xml:space="preserve">The trading system is responsible for order processing, quotation forwarding, and bank-futures transfer. The settlement information management system </w:t>
      </w:r>
      <w:r>
        <w:rPr>
          <w:rFonts w:cs="Calibri" w:hint="eastAsia"/>
        </w:rPr>
        <w:t xml:space="preserve">takes care </w:t>
      </w:r>
      <w:r>
        <w:rPr>
          <w:rFonts w:cs="Calibri"/>
        </w:rPr>
        <w:t>of transactions, account</w:t>
      </w:r>
      <w:r>
        <w:rPr>
          <w:rFonts w:cs="Calibri" w:hint="eastAsia"/>
        </w:rPr>
        <w:t>s</w:t>
      </w:r>
      <w:r>
        <w:rPr>
          <w:rFonts w:cs="Calibri"/>
        </w:rPr>
        <w:t>, broker</w:t>
      </w:r>
      <w:r>
        <w:rPr>
          <w:rFonts w:cs="Calibri" w:hint="eastAsia"/>
        </w:rPr>
        <w:t>s</w:t>
      </w:r>
      <w:r>
        <w:rPr>
          <w:rFonts w:cs="Calibri"/>
        </w:rPr>
        <w:t xml:space="preserve">, </w:t>
      </w:r>
      <w:r>
        <w:rPr>
          <w:rFonts w:cs="Calibri" w:hint="eastAsia"/>
        </w:rPr>
        <w:t>funds</w:t>
      </w:r>
      <w:r>
        <w:rPr>
          <w:rFonts w:cs="Calibri"/>
        </w:rPr>
        <w:t>, rate</w:t>
      </w:r>
      <w:r>
        <w:rPr>
          <w:rFonts w:cs="Calibri" w:hint="eastAsia"/>
        </w:rPr>
        <w:t>s</w:t>
      </w:r>
      <w:r>
        <w:rPr>
          <w:rFonts w:cs="Calibri"/>
        </w:rPr>
        <w:t xml:space="preserve">, daily </w:t>
      </w:r>
      <w:r>
        <w:rPr>
          <w:rFonts w:cs="Calibri" w:hint="eastAsia"/>
        </w:rPr>
        <w:t>clearing</w:t>
      </w:r>
      <w:r>
        <w:rPr>
          <w:rFonts w:cs="Calibri"/>
        </w:rPr>
        <w:t>, information query, report</w:t>
      </w:r>
      <w:r>
        <w:rPr>
          <w:rFonts w:cs="Calibri" w:hint="eastAsia"/>
        </w:rPr>
        <w:t>s,</w:t>
      </w:r>
      <w:r>
        <w:rPr>
          <w:rFonts w:cs="Calibri"/>
        </w:rPr>
        <w:t xml:space="preserve"> etc. The risk management system provides high-speed and real-time calculation to reveal and control risks. </w:t>
      </w:r>
      <w:ins w:id="32" w:author="陈学锋" w:date="2018-07-04T21:13:00Z">
        <w:r w:rsidR="00AF1866">
          <w:rPr>
            <w:rFonts w:cs="Calibri"/>
          </w:rPr>
          <w:t xml:space="preserve">The </w:t>
        </w:r>
      </w:ins>
      <w:r>
        <w:rPr>
          <w:rFonts w:cs="Calibri"/>
        </w:rPr>
        <w:t>CTP can connect four</w:t>
      </w:r>
      <w:ins w:id="33" w:author="陈学锋" w:date="2018-07-04T21:15:00Z">
        <w:r w:rsidR="00AF1866">
          <w:rPr>
            <w:rFonts w:cs="Calibri"/>
          </w:rPr>
          <w:t>(five?)</w:t>
        </w:r>
      </w:ins>
      <w:r>
        <w:rPr>
          <w:rFonts w:cs="Calibri"/>
        </w:rPr>
        <w:t xml:space="preserve"> domestic futures exchanges simultaneously and support trading and settlement businesses of domestic commodity futures and stock index futures. And</w:t>
      </w:r>
      <w:ins w:id="34" w:author="陈学锋" w:date="2018-07-04T21:15:00Z">
        <w:r w:rsidR="00AF1866">
          <w:rPr>
            <w:rFonts w:cs="Calibri"/>
          </w:rPr>
          <w:t>,</w:t>
        </w:r>
      </w:ins>
      <w:r>
        <w:rPr>
          <w:rFonts w:cs="Calibri"/>
        </w:rPr>
        <w:t xml:space="preserve"> the system can generate and submit margin monitoring and anti-money laundering monitoring files automatically.</w:t>
      </w:r>
    </w:p>
    <w:p w:rsidR="00274F8B" w:rsidRDefault="00F9769E">
      <w:pPr>
        <w:autoSpaceDE w:val="0"/>
        <w:autoSpaceDN w:val="0"/>
        <w:adjustRightInd w:val="0"/>
        <w:rPr>
          <w:rFonts w:cs="Calibri"/>
        </w:rPr>
      </w:pPr>
      <w:r>
        <w:rPr>
          <w:rFonts w:cs="Calibri" w:hint="eastAsia"/>
        </w:rPr>
        <w:t xml:space="preserve">The </w:t>
      </w:r>
      <w:r>
        <w:rPr>
          <w:rFonts w:cs="Calibri"/>
        </w:rPr>
        <w:t xml:space="preserve">CTP </w:t>
      </w:r>
      <w:del w:id="35" w:author="陈学锋" w:date="2018-07-04T21:16:00Z">
        <w:r w:rsidDel="00AF1866">
          <w:rPr>
            <w:rFonts w:cs="Calibri" w:hint="eastAsia"/>
          </w:rPr>
          <w:delText xml:space="preserve">borrows </w:delText>
        </w:r>
      </w:del>
      <w:ins w:id="36" w:author="陈学锋" w:date="2018-07-04T21:16:00Z">
        <w:r w:rsidR="00AF1866">
          <w:rPr>
            <w:rFonts w:cs="Calibri"/>
          </w:rPr>
          <w:t>inherits</w:t>
        </w:r>
        <w:r w:rsidR="00AF1866">
          <w:rPr>
            <w:rFonts w:cs="Calibri" w:hint="eastAsia"/>
          </w:rPr>
          <w:t xml:space="preserve"> </w:t>
        </w:r>
      </w:ins>
      <w:r>
        <w:rPr>
          <w:rFonts w:cs="Calibri" w:hint="eastAsia"/>
        </w:rPr>
        <w:t>the experience</w:t>
      </w:r>
      <w:r>
        <w:rPr>
          <w:rFonts w:cs="Calibri"/>
        </w:rPr>
        <w:t xml:space="preserve"> of SHFE’s “New Generation Exchange System (NGES)”, which represents the </w:t>
      </w:r>
      <w:del w:id="37" w:author="陈学锋" w:date="2018-07-04T21:16:00Z">
        <w:r w:rsidDel="00AF1866">
          <w:rPr>
            <w:rFonts w:cs="Calibri"/>
          </w:rPr>
          <w:delText xml:space="preserve">advanced </w:delText>
        </w:r>
      </w:del>
      <w:ins w:id="38" w:author="陈学锋" w:date="2018-07-04T21:16:00Z">
        <w:r w:rsidR="00AF1866">
          <w:rPr>
            <w:rFonts w:cs="Calibri"/>
          </w:rPr>
          <w:t xml:space="preserve">top </w:t>
        </w:r>
      </w:ins>
      <w:r>
        <w:rPr>
          <w:rFonts w:cs="Calibri"/>
        </w:rPr>
        <w:t xml:space="preserve">level of </w:t>
      </w:r>
      <w:ins w:id="39" w:author="陈学锋" w:date="2018-07-18T20:28:00Z">
        <w:r w:rsidR="00972685">
          <w:rPr>
            <w:rFonts w:cs="Calibri"/>
          </w:rPr>
          <w:t xml:space="preserve">international </w:t>
        </w:r>
      </w:ins>
      <w:r>
        <w:rPr>
          <w:rFonts w:cs="Calibri"/>
        </w:rPr>
        <w:t xml:space="preserve">futures </w:t>
      </w:r>
      <w:del w:id="40" w:author="陈学锋" w:date="2018-07-18T20:28:00Z">
        <w:r w:rsidDel="00972685">
          <w:rPr>
            <w:rFonts w:cs="Calibri"/>
          </w:rPr>
          <w:delText xml:space="preserve">international </w:delText>
        </w:r>
      </w:del>
      <w:r>
        <w:rPr>
          <w:rFonts w:cs="Calibri"/>
        </w:rPr>
        <w:t>derivatives trading system</w:t>
      </w:r>
      <w:ins w:id="41" w:author="陈学锋" w:date="2018-07-18T20:28:00Z">
        <w:r w:rsidR="00972685">
          <w:rPr>
            <w:rFonts w:cs="Calibri" w:hint="eastAsia"/>
          </w:rPr>
          <w:t>s</w:t>
        </w:r>
      </w:ins>
      <w:r>
        <w:rPr>
          <w:rFonts w:cs="Calibri"/>
        </w:rPr>
        <w:t xml:space="preserve">. It adopts an innovative distributed architecture, which can precisely replay history and record </w:t>
      </w:r>
      <w:del w:id="42" w:author="陈学锋" w:date="2018-07-18T20:29:00Z">
        <w:r w:rsidDel="00972685">
          <w:rPr>
            <w:rFonts w:cs="Calibri"/>
          </w:rPr>
          <w:delText xml:space="preserve">data at </w:delText>
        </w:r>
      </w:del>
      <w:r>
        <w:rPr>
          <w:rFonts w:cs="Calibri"/>
        </w:rPr>
        <w:t>every operation.</w:t>
      </w:r>
    </w:p>
    <w:p w:rsidR="00274F8B" w:rsidRDefault="00F9769E">
      <w:pPr>
        <w:autoSpaceDE w:val="0"/>
        <w:autoSpaceDN w:val="0"/>
        <w:adjustRightInd w:val="0"/>
        <w:rPr>
          <w:rFonts w:cs="Calibri"/>
        </w:rPr>
      </w:pPr>
      <w:del w:id="43" w:author="陈学锋" w:date="2018-07-04T21:21:00Z">
        <w:r w:rsidDel="00AF1866">
          <w:rPr>
            <w:rFonts w:cs="Calibri"/>
          </w:rPr>
          <w:delText>Based on memory entirely</w:delText>
        </w:r>
      </w:del>
      <w:ins w:id="44" w:author="陈学锋" w:date="2018-07-04T21:21:00Z">
        <w:r w:rsidR="00AF1866">
          <w:rPr>
            <w:rFonts w:cs="Calibri"/>
          </w:rPr>
          <w:t>Being purely RAM based</w:t>
        </w:r>
      </w:ins>
      <w:r>
        <w:rPr>
          <w:rFonts w:cs="Calibri"/>
        </w:rPr>
        <w:t xml:space="preserve">, </w:t>
      </w:r>
      <w:r>
        <w:rPr>
          <w:rFonts w:cs="Calibri" w:hint="eastAsia"/>
        </w:rPr>
        <w:t xml:space="preserve">the </w:t>
      </w:r>
      <w:r>
        <w:rPr>
          <w:rFonts w:cs="Calibri"/>
        </w:rPr>
        <w:t>CTP supports 7*24 continuous trading. There is no need for operation</w:t>
      </w:r>
      <w:ins w:id="45" w:author="陈学锋" w:date="2018-07-18T20:30:00Z">
        <w:r w:rsidR="00972685">
          <w:rPr>
            <w:rFonts w:cs="Calibri" w:hint="eastAsia"/>
          </w:rPr>
          <w:t>s</w:t>
        </w:r>
      </w:ins>
      <w:r>
        <w:rPr>
          <w:rFonts w:cs="Calibri"/>
        </w:rPr>
        <w:t xml:space="preserve"> staff to stop and start the system </w:t>
      </w:r>
      <w:r>
        <w:rPr>
          <w:rFonts w:cs="Calibri" w:hint="eastAsia"/>
        </w:rPr>
        <w:t>manually every day</w:t>
      </w:r>
      <w:r>
        <w:rPr>
          <w:rFonts w:cs="Calibri"/>
        </w:rPr>
        <w:t xml:space="preserve">, because </w:t>
      </w:r>
      <w:ins w:id="46" w:author="陈学锋" w:date="2018-07-04T21:21:00Z">
        <w:r w:rsidR="00AF1866">
          <w:rPr>
            <w:rFonts w:cs="Calibri"/>
          </w:rPr>
          <w:t xml:space="preserve">of the </w:t>
        </w:r>
      </w:ins>
      <w:r>
        <w:rPr>
          <w:rFonts w:cs="Calibri"/>
        </w:rPr>
        <w:t xml:space="preserve">“One Button Operation and Maintenance” </w:t>
      </w:r>
      <w:del w:id="47" w:author="陈学锋" w:date="2018-07-04T21:22:00Z">
        <w:r w:rsidDel="00AF1866">
          <w:rPr>
            <w:rFonts w:cs="Calibri"/>
          </w:rPr>
          <w:delText>is realized</w:delText>
        </w:r>
      </w:del>
      <w:ins w:id="48" w:author="陈学锋" w:date="2018-07-04T21:22:00Z">
        <w:r w:rsidR="00AF1866">
          <w:rPr>
            <w:rFonts w:cs="Calibri"/>
          </w:rPr>
          <w:t>feature</w:t>
        </w:r>
      </w:ins>
      <w:r>
        <w:rPr>
          <w:rFonts w:cs="Calibri"/>
        </w:rPr>
        <w:t xml:space="preserve">. This feature </w:t>
      </w:r>
      <w:del w:id="49" w:author="陈学锋" w:date="2018-07-04T21:23:00Z">
        <w:r w:rsidDel="00AF1866">
          <w:rPr>
            <w:rFonts w:cs="Calibri"/>
          </w:rPr>
          <w:delText>makes no increment of operation and maintenance cost, when</w:delText>
        </w:r>
      </w:del>
      <w:ins w:id="50" w:author="陈学锋" w:date="2018-07-04T21:23:00Z">
        <w:r w:rsidR="00AF1866">
          <w:rPr>
            <w:rFonts w:cs="Calibri"/>
          </w:rPr>
          <w:t>allows</w:t>
        </w:r>
      </w:ins>
      <w:r>
        <w:rPr>
          <w:rFonts w:cs="Calibri"/>
        </w:rPr>
        <w:t xml:space="preserve"> adding trading centers to expand business</w:t>
      </w:r>
      <w:ins w:id="51" w:author="陈学锋" w:date="2018-07-04T21:23:00Z">
        <w:r w:rsidR="00AF1866">
          <w:rPr>
            <w:rFonts w:cs="Calibri"/>
          </w:rPr>
          <w:t>, without any additional operation or maintenance cost</w:t>
        </w:r>
      </w:ins>
      <w:r>
        <w:rPr>
          <w:rFonts w:cs="Calibri"/>
        </w:rPr>
        <w:t xml:space="preserve">. </w:t>
      </w:r>
    </w:p>
    <w:p w:rsidR="00274F8B" w:rsidRDefault="00F9769E">
      <w:pPr>
        <w:rPr>
          <w:rFonts w:cs="Calibri"/>
        </w:rPr>
      </w:pPr>
      <w:r>
        <w:rPr>
          <w:rFonts w:cs="Calibri"/>
        </w:rPr>
        <w:t xml:space="preserve">Currently, only </w:t>
      </w:r>
      <w:ins w:id="52" w:author="陈学锋" w:date="2018-07-04T21:23:00Z">
        <w:r w:rsidR="00AF1866">
          <w:rPr>
            <w:rFonts w:cs="Calibri"/>
          </w:rPr>
          <w:t xml:space="preserve">the </w:t>
        </w:r>
      </w:ins>
      <w:r>
        <w:rPr>
          <w:rFonts w:cs="Calibri"/>
        </w:rPr>
        <w:t xml:space="preserve">CTP </w:t>
      </w:r>
      <w:ins w:id="53" w:author="陈学锋" w:date="2018-07-04T21:25:00Z">
        <w:r w:rsidR="00D33F73">
          <w:rPr>
            <w:rFonts w:cs="Calibri"/>
          </w:rPr>
          <w:t xml:space="preserve">has </w:t>
        </w:r>
      </w:ins>
      <w:del w:id="54" w:author="陈学锋" w:date="2018-07-04T21:25:00Z">
        <w:r w:rsidDel="00D33F73">
          <w:rPr>
            <w:rFonts w:cs="Calibri"/>
          </w:rPr>
          <w:delText xml:space="preserve">realizes </w:delText>
        </w:r>
      </w:del>
      <w:ins w:id="55" w:author="陈学锋" w:date="2018-07-04T21:25:00Z">
        <w:r w:rsidR="00D33F73">
          <w:rPr>
            <w:rFonts w:cs="Calibri"/>
          </w:rPr>
          <w:t xml:space="preserve">realized </w:t>
        </w:r>
      </w:ins>
      <w:r>
        <w:rPr>
          <w:rFonts w:cs="Calibri"/>
        </w:rPr>
        <w:t xml:space="preserve">the “One Button Switch” for multiple active trading centers </w:t>
      </w:r>
      <w:del w:id="56" w:author="陈学锋" w:date="2018-07-04T21:25:00Z">
        <w:r w:rsidDel="00D33F73">
          <w:rPr>
            <w:rFonts w:cs="Calibri"/>
          </w:rPr>
          <w:delText xml:space="preserve">supporting </w:delText>
        </w:r>
      </w:del>
      <w:ins w:id="57" w:author="陈学锋" w:date="2018-07-04T21:25:00Z">
        <w:r w:rsidR="00D33F73">
          <w:rPr>
            <w:rFonts w:cs="Calibri"/>
          </w:rPr>
          <w:t xml:space="preserve">that support </w:t>
        </w:r>
      </w:ins>
      <w:ins w:id="58" w:author="陈学锋" w:date="2018-07-18T20:30:00Z">
        <w:r w:rsidR="00972685">
          <w:rPr>
            <w:rFonts w:cs="Calibri"/>
          </w:rPr>
          <w:t xml:space="preserve">the </w:t>
        </w:r>
      </w:ins>
      <w:r>
        <w:rPr>
          <w:rFonts w:cs="Calibri"/>
        </w:rPr>
        <w:t xml:space="preserve">FENS mechanism. In </w:t>
      </w:r>
      <w:del w:id="59" w:author="陈学锋" w:date="2018-07-18T20:33:00Z">
        <w:r w:rsidDel="00485355">
          <w:rPr>
            <w:rFonts w:cs="Calibri"/>
          </w:rPr>
          <w:delText xml:space="preserve">the </w:delText>
        </w:r>
      </w:del>
      <w:r>
        <w:rPr>
          <w:rFonts w:cs="Calibri"/>
        </w:rPr>
        <w:t xml:space="preserve">case </w:t>
      </w:r>
      <w:del w:id="60" w:author="陈学锋" w:date="2018-07-18T20:33:00Z">
        <w:r w:rsidDel="00485355">
          <w:rPr>
            <w:rFonts w:cs="Calibri"/>
          </w:rPr>
          <w:delText xml:space="preserve">of </w:delText>
        </w:r>
      </w:del>
      <w:r>
        <w:rPr>
          <w:rFonts w:cs="Calibri"/>
        </w:rPr>
        <w:t xml:space="preserve">one trading center </w:t>
      </w:r>
      <w:del w:id="61" w:author="陈学锋" w:date="2018-07-18T20:34:00Z">
        <w:r w:rsidDel="00485355">
          <w:rPr>
            <w:rFonts w:cs="Calibri"/>
          </w:rPr>
          <w:delText>crashing</w:delText>
        </w:r>
      </w:del>
      <w:ins w:id="62" w:author="陈学锋" w:date="2018-07-18T20:34:00Z">
        <w:r w:rsidR="00485355">
          <w:rPr>
            <w:rFonts w:cs="Calibri"/>
          </w:rPr>
          <w:t>crashes</w:t>
        </w:r>
      </w:ins>
      <w:r>
        <w:rPr>
          <w:rFonts w:cs="Calibri"/>
        </w:rPr>
        <w:t xml:space="preserve">, the system </w:t>
      </w:r>
      <w:r>
        <w:rPr>
          <w:rFonts w:cs="Calibri" w:hint="eastAsia"/>
        </w:rPr>
        <w:t xml:space="preserve">can </w:t>
      </w:r>
      <w:r>
        <w:rPr>
          <w:rFonts w:cs="Calibri"/>
        </w:rPr>
        <w:t xml:space="preserve">switch to a standby trading center immediately, so as to achieve </w:t>
      </w:r>
      <w:r>
        <w:rPr>
          <w:rFonts w:cs="Calibri" w:hint="eastAsia"/>
        </w:rPr>
        <w:t xml:space="preserve">the goal of </w:t>
      </w:r>
      <w:r>
        <w:rPr>
          <w:rFonts w:cs="Calibri"/>
        </w:rPr>
        <w:t xml:space="preserve">real continuous trading. </w:t>
      </w:r>
    </w:p>
    <w:p w:rsidR="00274F8B" w:rsidRDefault="00F9769E">
      <w:pPr>
        <w:rPr>
          <w:rFonts w:cs="Calibri"/>
        </w:rPr>
      </w:pPr>
      <w:r>
        <w:rPr>
          <w:rFonts w:cs="Calibri"/>
        </w:rPr>
        <w:t>The CTP has exposed and released the trade API, through which users can receive quotation</w:t>
      </w:r>
      <w:r>
        <w:rPr>
          <w:rFonts w:cs="Calibri" w:hint="eastAsia"/>
        </w:rPr>
        <w:t>s</w:t>
      </w:r>
      <w:r>
        <w:rPr>
          <w:rFonts w:cs="Calibri"/>
        </w:rPr>
        <w:t xml:space="preserve"> from exchanges and </w:t>
      </w:r>
      <w:del w:id="63" w:author="陈学锋" w:date="2018-07-04T21:29:00Z">
        <w:r w:rsidDel="00D33F73">
          <w:rPr>
            <w:rFonts w:cs="Calibri"/>
          </w:rPr>
          <w:delText xml:space="preserve">execute </w:delText>
        </w:r>
      </w:del>
      <w:ins w:id="64" w:author="陈学锋" w:date="2018-07-04T21:29:00Z">
        <w:r w:rsidR="00D33F73">
          <w:rPr>
            <w:rFonts w:cs="Calibri"/>
          </w:rPr>
          <w:t xml:space="preserve">submit </w:t>
        </w:r>
      </w:ins>
      <w:r>
        <w:rPr>
          <w:rFonts w:cs="Calibri"/>
        </w:rPr>
        <w:t xml:space="preserve">trading instructions. The interface uses </w:t>
      </w:r>
      <w:del w:id="65" w:author="陈学锋" w:date="2018-07-04T21:30:00Z">
        <w:r w:rsidDel="00D33F73">
          <w:rPr>
            <w:rFonts w:cs="Calibri"/>
          </w:rPr>
          <w:delText xml:space="preserve">the way of </w:delText>
        </w:r>
      </w:del>
      <w:ins w:id="66" w:author="陈学锋" w:date="2018-07-04T21:30:00Z">
        <w:r w:rsidR="00D33F73">
          <w:rPr>
            <w:rFonts w:cs="Calibri"/>
          </w:rPr>
          <w:t xml:space="preserve">an </w:t>
        </w:r>
      </w:ins>
      <w:r>
        <w:rPr>
          <w:rFonts w:cs="Calibri"/>
        </w:rPr>
        <w:t xml:space="preserve">open interface (API), which has already </w:t>
      </w:r>
      <w:del w:id="67" w:author="陈学锋" w:date="2018-07-04T21:30:00Z">
        <w:r w:rsidDel="00D33F73">
          <w:rPr>
            <w:rFonts w:cs="Calibri"/>
          </w:rPr>
          <w:delText xml:space="preserve">been </w:delText>
        </w:r>
      </w:del>
      <w:ins w:id="68" w:author="陈学锋" w:date="2018-07-04T21:30:00Z">
        <w:r w:rsidR="00D33F73">
          <w:rPr>
            <w:rFonts w:cs="Calibri"/>
          </w:rPr>
          <w:t xml:space="preserve">become </w:t>
        </w:r>
      </w:ins>
      <w:r>
        <w:rPr>
          <w:rFonts w:cs="Calibri"/>
        </w:rPr>
        <w:t xml:space="preserve">a </w:t>
      </w:r>
      <w:ins w:id="69" w:author="陈学锋" w:date="2018-07-04T21:31:00Z">
        <w:r w:rsidR="00D33F73">
          <w:rPr>
            <w:rFonts w:cs="Calibri"/>
          </w:rPr>
          <w:t xml:space="preserve">de facto </w:t>
        </w:r>
      </w:ins>
      <w:r>
        <w:rPr>
          <w:rFonts w:cs="Calibri"/>
        </w:rPr>
        <w:t>standard in the futures industry.</w:t>
      </w:r>
    </w:p>
    <w:p w:rsidR="00274F8B" w:rsidRDefault="00D33F73">
      <w:pPr>
        <w:autoSpaceDE w:val="0"/>
        <w:autoSpaceDN w:val="0"/>
        <w:adjustRightInd w:val="0"/>
        <w:rPr>
          <w:rFonts w:cs="Calibri"/>
        </w:rPr>
      </w:pPr>
      <w:ins w:id="70" w:author="陈学锋" w:date="2018-07-04T21:32:00Z">
        <w:r>
          <w:rPr>
            <w:rFonts w:cs="Calibri"/>
          </w:rPr>
          <w:t xml:space="preserve">The </w:t>
        </w:r>
      </w:ins>
      <w:r w:rsidR="00F9769E">
        <w:rPr>
          <w:rFonts w:cs="Calibri"/>
        </w:rPr>
        <w:t xml:space="preserve">CTP mini version (CTP mini) is a faster and </w:t>
      </w:r>
      <w:del w:id="71" w:author="陈学锋" w:date="2018-07-04T21:32:00Z">
        <w:r w:rsidR="00F9769E" w:rsidDel="00D33F73">
          <w:rPr>
            <w:rFonts w:cs="Calibri"/>
          </w:rPr>
          <w:delText xml:space="preserve">lighter </w:delText>
        </w:r>
      </w:del>
      <w:ins w:id="72" w:author="陈学锋" w:date="2018-07-04T21:32:00Z">
        <w:r>
          <w:rPr>
            <w:rFonts w:cs="Calibri"/>
          </w:rPr>
          <w:t xml:space="preserve">more lightweight </w:t>
        </w:r>
      </w:ins>
      <w:r w:rsidR="00F9769E">
        <w:rPr>
          <w:rFonts w:cs="Calibri"/>
        </w:rPr>
        <w:t xml:space="preserve">system. </w:t>
      </w:r>
      <w:del w:id="73" w:author="陈学锋" w:date="2018-07-04T21:34:00Z">
        <w:r w:rsidR="00F9769E" w:rsidDel="00D33F73">
          <w:rPr>
            <w:rFonts w:cs="Calibri"/>
          </w:rPr>
          <w:delText xml:space="preserve">Comparing </w:delText>
        </w:r>
      </w:del>
      <w:ins w:id="74" w:author="陈学锋" w:date="2018-07-04T21:34:00Z">
        <w:r>
          <w:rPr>
            <w:rFonts w:cs="Calibri"/>
          </w:rPr>
          <w:t xml:space="preserve">Compared </w:t>
        </w:r>
      </w:ins>
      <w:r w:rsidR="00F9769E">
        <w:rPr>
          <w:rFonts w:cs="Calibri"/>
        </w:rPr>
        <w:t xml:space="preserve">with the CTP, it pursues </w:t>
      </w:r>
      <w:ins w:id="75" w:author="陈学锋" w:date="2018-07-04T21:34:00Z">
        <w:r>
          <w:rPr>
            <w:rFonts w:cs="Calibri"/>
          </w:rPr>
          <w:t xml:space="preserve">the target of </w:t>
        </w:r>
      </w:ins>
      <w:r w:rsidR="00F9769E">
        <w:rPr>
          <w:rFonts w:cs="Calibri"/>
        </w:rPr>
        <w:t xml:space="preserve">more compact configuration and </w:t>
      </w:r>
      <w:del w:id="76" w:author="陈学锋" w:date="2018-07-04T21:35:00Z">
        <w:r w:rsidR="00F9769E" w:rsidDel="006D21A2">
          <w:rPr>
            <w:rFonts w:cs="Calibri"/>
          </w:rPr>
          <w:delText>more conservation</w:delText>
        </w:r>
      </w:del>
      <w:ins w:id="77" w:author="陈学锋" w:date="2018-07-04T21:35:00Z">
        <w:r w:rsidR="006D21A2">
          <w:rPr>
            <w:rFonts w:cs="Calibri"/>
          </w:rPr>
          <w:t>less consumption</w:t>
        </w:r>
      </w:ins>
      <w:r w:rsidR="00F9769E">
        <w:rPr>
          <w:rFonts w:cs="Calibri"/>
        </w:rPr>
        <w:t xml:space="preserve"> of resources and equipment. </w:t>
      </w:r>
      <w:r w:rsidR="00F9769E">
        <w:rPr>
          <w:rFonts w:cs="Calibri" w:hint="eastAsia"/>
        </w:rPr>
        <w:t>C</w:t>
      </w:r>
      <w:r w:rsidR="00F9769E">
        <w:rPr>
          <w:rFonts w:cs="Calibri"/>
        </w:rPr>
        <w:t xml:space="preserve">lient programs developed via </w:t>
      </w:r>
      <w:ins w:id="78" w:author="陈学锋" w:date="2018-07-04T21:35:00Z">
        <w:r w:rsidR="006D21A2">
          <w:rPr>
            <w:rFonts w:cs="Calibri"/>
          </w:rPr>
          <w:t xml:space="preserve">the </w:t>
        </w:r>
      </w:ins>
      <w:r w:rsidR="00F9769E">
        <w:rPr>
          <w:rFonts w:cs="Calibri"/>
        </w:rPr>
        <w:t xml:space="preserve">CTP API are fully compatible with </w:t>
      </w:r>
      <w:ins w:id="79" w:author="陈学锋" w:date="2018-07-04T21:39:00Z">
        <w:r w:rsidR="006D21A2">
          <w:rPr>
            <w:rFonts w:cs="Calibri"/>
          </w:rPr>
          <w:t xml:space="preserve">the </w:t>
        </w:r>
      </w:ins>
      <w:r w:rsidR="00F9769E">
        <w:rPr>
          <w:rFonts w:cs="Calibri"/>
        </w:rPr>
        <w:t>CTP mini system.</w:t>
      </w:r>
    </w:p>
    <w:p w:rsidR="00274F8B" w:rsidRDefault="00F9769E">
      <w:pPr>
        <w:pStyle w:val="2"/>
        <w:numPr>
          <w:ilvl w:val="1"/>
          <w:numId w:val="2"/>
        </w:numPr>
        <w:rPr>
          <w:rFonts w:ascii="Calibri" w:hAnsi="Calibri" w:cs="Calibri"/>
        </w:rPr>
      </w:pPr>
      <w:bookmarkStart w:id="80" w:name="_Toc402796969"/>
      <w:r>
        <w:rPr>
          <w:rFonts w:ascii="Calibri" w:hAnsi="Calibri" w:cs="Calibri"/>
        </w:rPr>
        <w:br w:type="page"/>
      </w:r>
      <w:bookmarkStart w:id="81" w:name="_Toc15251"/>
      <w:r>
        <w:rPr>
          <w:rFonts w:ascii="Calibri" w:hAnsi="Calibri" w:cs="Calibri"/>
        </w:rPr>
        <w:lastRenderedPageBreak/>
        <w:t>FTD Communication Protocol</w:t>
      </w:r>
      <w:bookmarkEnd w:id="80"/>
      <w:bookmarkEnd w:id="81"/>
    </w:p>
    <w:p w:rsidR="00274F8B" w:rsidRDefault="00F9769E">
      <w:pPr>
        <w:rPr>
          <w:rFonts w:cs="Calibri"/>
        </w:rPr>
      </w:pPr>
      <w:r>
        <w:rPr>
          <w:rFonts w:cs="Calibri"/>
        </w:rPr>
        <w:t>Futures Trading Data Exchange Protocol (FTD) is used for data exchange and communication between futures trading system</w:t>
      </w:r>
      <w:ins w:id="82" w:author="陈学锋" w:date="2018-07-08T14:31:00Z">
        <w:r w:rsidR="00431AC2">
          <w:rPr>
            <w:rFonts w:cs="Calibri" w:hint="eastAsia"/>
          </w:rPr>
          <w:t>s</w:t>
        </w:r>
      </w:ins>
      <w:r>
        <w:rPr>
          <w:rFonts w:cs="Calibri"/>
        </w:rPr>
        <w:t xml:space="preserve"> and </w:t>
      </w:r>
      <w:del w:id="83" w:author="陈学锋" w:date="2018-07-08T14:31:00Z">
        <w:r w:rsidDel="00431AC2">
          <w:rPr>
            <w:rFonts w:cs="Calibri"/>
          </w:rPr>
          <w:delText xml:space="preserve">its </w:delText>
        </w:r>
      </w:del>
      <w:ins w:id="84" w:author="陈学锋" w:date="2018-07-08T14:31:00Z">
        <w:r w:rsidR="00431AC2">
          <w:rPr>
            <w:rFonts w:cs="Calibri"/>
          </w:rPr>
          <w:t xml:space="preserve">their </w:t>
        </w:r>
      </w:ins>
      <w:r>
        <w:rPr>
          <w:rFonts w:cs="Calibri"/>
        </w:rPr>
        <w:t>subordinate trading client</w:t>
      </w:r>
      <w:ins w:id="85" w:author="陈学锋" w:date="2018-07-08T14:31:00Z">
        <w:r w:rsidR="00431AC2">
          <w:rPr>
            <w:rFonts w:cs="Calibri"/>
          </w:rPr>
          <w:t>s</w:t>
        </w:r>
      </w:ins>
      <w:r>
        <w:rPr>
          <w:rFonts w:cs="Calibri"/>
        </w:rPr>
        <w:t>. This chapter introduces communication mode</w:t>
      </w:r>
      <w:r>
        <w:rPr>
          <w:rFonts w:cs="Calibri" w:hint="eastAsia"/>
        </w:rPr>
        <w:t>s</w:t>
      </w:r>
      <w:r>
        <w:rPr>
          <w:rFonts w:cs="Calibri"/>
        </w:rPr>
        <w:t xml:space="preserve"> and data flow</w:t>
      </w:r>
      <w:r>
        <w:rPr>
          <w:rFonts w:cs="Calibri" w:hint="eastAsia"/>
        </w:rPr>
        <w:t>s</w:t>
      </w:r>
      <w:r>
        <w:rPr>
          <w:rFonts w:cs="Calibri"/>
        </w:rPr>
        <w:t xml:space="preserve"> in the</w:t>
      </w:r>
      <w:r>
        <w:rPr>
          <w:rFonts w:cs="Calibri" w:hint="eastAsia"/>
        </w:rPr>
        <w:t xml:space="preserve"> </w:t>
      </w:r>
      <w:r>
        <w:rPr>
          <w:rFonts w:cs="Calibri"/>
        </w:rPr>
        <w:t>FTD protocol.</w:t>
      </w:r>
    </w:p>
    <w:p w:rsidR="00274F8B" w:rsidRDefault="00F9769E">
      <w:pPr>
        <w:pStyle w:val="3"/>
        <w:numPr>
          <w:ilvl w:val="2"/>
          <w:numId w:val="2"/>
        </w:numPr>
      </w:pPr>
      <w:bookmarkStart w:id="86" w:name="_Toc402796970"/>
      <w:bookmarkStart w:id="87" w:name="_Toc1855"/>
      <w:r>
        <w:t>Communication Mode</w:t>
      </w:r>
      <w:bookmarkEnd w:id="86"/>
      <w:bookmarkEnd w:id="87"/>
      <w:r>
        <w:t xml:space="preserve"> </w:t>
      </w:r>
    </w:p>
    <w:p w:rsidR="00274F8B" w:rsidRDefault="00F9769E">
      <w:pPr>
        <w:pStyle w:val="21"/>
        <w:spacing w:before="240" w:after="240" w:line="240" w:lineRule="auto"/>
        <w:ind w:firstLineChars="0" w:firstLine="0"/>
        <w:rPr>
          <w:rFonts w:ascii="Calibri" w:hAnsi="Calibri" w:cs="Calibri"/>
          <w:sz w:val="21"/>
        </w:rPr>
      </w:pPr>
      <w:r>
        <w:rPr>
          <w:rFonts w:ascii="Calibri" w:hAnsi="Calibri" w:cs="Calibri"/>
          <w:sz w:val="21"/>
        </w:rPr>
        <w:t>All communications within the FTD Protocol are based on certain communication mode</w:t>
      </w:r>
      <w:ins w:id="88" w:author="陈学锋" w:date="2018-07-08T14:33:00Z">
        <w:r w:rsidR="00431AC2">
          <w:rPr>
            <w:rFonts w:ascii="Calibri" w:hAnsi="Calibri" w:cs="Calibri"/>
            <w:sz w:val="21"/>
          </w:rPr>
          <w:t>s</w:t>
        </w:r>
      </w:ins>
      <w:r>
        <w:rPr>
          <w:rFonts w:ascii="Calibri" w:hAnsi="Calibri" w:cs="Calibri"/>
          <w:sz w:val="21"/>
        </w:rPr>
        <w:t xml:space="preserve">. Each communication mode is a way for both parties to cooperate with each other. </w:t>
      </w:r>
      <w:ins w:id="89" w:author="陈学锋" w:date="2018-07-18T20:37:00Z">
        <w:r w:rsidR="00485355">
          <w:rPr>
            <w:rFonts w:ascii="Calibri" w:hAnsi="Calibri" w:cs="Calibri"/>
            <w:sz w:val="21"/>
          </w:rPr>
          <w:t xml:space="preserve">The </w:t>
        </w:r>
      </w:ins>
      <w:r>
        <w:rPr>
          <w:rFonts w:ascii="Calibri" w:hAnsi="Calibri" w:cs="Calibri"/>
          <w:sz w:val="21"/>
        </w:rPr>
        <w:t xml:space="preserve">FTD protocol </w:t>
      </w:r>
      <w:del w:id="90" w:author="陈学锋" w:date="2018-07-18T20:37:00Z">
        <w:r w:rsidDel="00485355">
          <w:rPr>
            <w:rFonts w:ascii="Calibri" w:hAnsi="Calibri" w:cs="Calibri"/>
            <w:sz w:val="21"/>
          </w:rPr>
          <w:delText xml:space="preserve">involves </w:delText>
        </w:r>
      </w:del>
      <w:ins w:id="91" w:author="陈学锋" w:date="2018-07-18T20:37:00Z">
        <w:r w:rsidR="00485355">
          <w:rPr>
            <w:rFonts w:ascii="Calibri" w:hAnsi="Calibri" w:cs="Calibri"/>
            <w:sz w:val="21"/>
          </w:rPr>
          <w:t xml:space="preserve">uses </w:t>
        </w:r>
      </w:ins>
      <w:r>
        <w:rPr>
          <w:rFonts w:ascii="Calibri" w:hAnsi="Calibri" w:cs="Calibri"/>
          <w:sz w:val="21"/>
        </w:rPr>
        <w:t>the following three communication modes:</w:t>
      </w:r>
    </w:p>
    <w:p w:rsidR="00274F8B" w:rsidRDefault="00F9769E">
      <w:pPr>
        <w:pStyle w:val="21"/>
        <w:spacing w:before="240" w:after="240" w:line="240" w:lineRule="auto"/>
        <w:ind w:firstLineChars="0" w:firstLine="0"/>
        <w:rPr>
          <w:rFonts w:ascii="Calibri" w:hAnsi="Calibri" w:cs="Calibri"/>
          <w:sz w:val="21"/>
        </w:rPr>
      </w:pPr>
      <w:r>
        <w:rPr>
          <w:rFonts w:ascii="Calibri" w:hAnsi="Calibri" w:cs="Calibri"/>
          <w:b/>
          <w:sz w:val="21"/>
        </w:rPr>
        <w:t>Dialog Communication Mode</w:t>
      </w:r>
      <w:r>
        <w:rPr>
          <w:rFonts w:ascii="Calibri" w:hAnsi="Calibri" w:cs="Calibri"/>
          <w:sz w:val="21"/>
        </w:rPr>
        <w:t xml:space="preserve"> </w:t>
      </w:r>
      <w:r>
        <w:rPr>
          <w:rFonts w:ascii="Calibri" w:hAnsi="Calibri" w:cs="Calibri" w:hint="eastAsia"/>
          <w:sz w:val="21"/>
        </w:rPr>
        <w:t>is that</w:t>
      </w:r>
      <w:r>
        <w:rPr>
          <w:rFonts w:ascii="Calibri" w:hAnsi="Calibri" w:cs="Calibri"/>
          <w:sz w:val="21"/>
        </w:rPr>
        <w:t xml:space="preserve"> the communication request</w:t>
      </w:r>
      <w:r>
        <w:rPr>
          <w:rFonts w:ascii="Calibri" w:hAnsi="Calibri" w:cs="Calibri" w:hint="eastAsia"/>
          <w:sz w:val="21"/>
        </w:rPr>
        <w:t>s are</w:t>
      </w:r>
      <w:r>
        <w:rPr>
          <w:rFonts w:ascii="Calibri" w:hAnsi="Calibri" w:cs="Calibri"/>
          <w:sz w:val="21"/>
        </w:rPr>
        <w:t xml:space="preserve"> initiated by client programs. </w:t>
      </w:r>
      <w:r>
        <w:rPr>
          <w:rFonts w:ascii="Calibri" w:hAnsi="Calibri" w:cs="Calibri" w:hint="eastAsia"/>
          <w:sz w:val="21"/>
        </w:rPr>
        <w:t>The</w:t>
      </w:r>
      <w:r>
        <w:rPr>
          <w:rFonts w:ascii="Calibri" w:hAnsi="Calibri" w:cs="Calibri"/>
          <w:sz w:val="21"/>
        </w:rPr>
        <w:t xml:space="preserve"> requests (e.g. </w:t>
      </w:r>
      <w:del w:id="92" w:author="陈学锋" w:date="2018-07-08T14:36:00Z">
        <w:r w:rsidDel="00431AC2">
          <w:rPr>
            <w:rFonts w:ascii="Calibri" w:hAnsi="Calibri" w:cs="Calibri" w:hint="eastAsia"/>
            <w:sz w:val="21"/>
          </w:rPr>
          <w:delText xml:space="preserve">querying </w:delText>
        </w:r>
        <w:r w:rsidDel="00431AC2">
          <w:rPr>
            <w:rFonts w:ascii="Calibri" w:hAnsi="Calibri" w:cs="Calibri"/>
            <w:sz w:val="21"/>
          </w:rPr>
          <w:delText>contract</w:delText>
        </w:r>
        <w:r w:rsidDel="00431AC2">
          <w:rPr>
            <w:rFonts w:ascii="Calibri" w:hAnsi="Calibri" w:cs="Calibri" w:hint="eastAsia"/>
            <w:sz w:val="21"/>
          </w:rPr>
          <w:delText>s</w:delText>
        </w:r>
      </w:del>
      <w:ins w:id="93" w:author="陈学锋" w:date="2018-07-08T14:36:00Z">
        <w:r w:rsidR="00431AC2">
          <w:rPr>
            <w:rFonts w:ascii="Calibri" w:hAnsi="Calibri" w:cs="Calibri"/>
            <w:sz w:val="21"/>
          </w:rPr>
          <w:t>instrument queries</w:t>
        </w:r>
      </w:ins>
      <w:r>
        <w:rPr>
          <w:rFonts w:ascii="Calibri" w:hAnsi="Calibri" w:cs="Calibri"/>
          <w:sz w:val="21"/>
        </w:rPr>
        <w:t>) are received and processed by the trading system and responses are sent back</w:t>
      </w:r>
      <w:r>
        <w:rPr>
          <w:rFonts w:ascii="Calibri" w:hAnsi="Calibri" w:cs="Calibri" w:hint="eastAsia"/>
          <w:sz w:val="21"/>
        </w:rPr>
        <w:t xml:space="preserve"> to the client programs</w:t>
      </w:r>
      <w:r>
        <w:rPr>
          <w:rFonts w:ascii="Calibri" w:hAnsi="Calibri" w:cs="Calibri"/>
          <w:sz w:val="21"/>
        </w:rPr>
        <w:t xml:space="preserve">. </w:t>
      </w:r>
      <w:r>
        <w:rPr>
          <w:rFonts w:ascii="Calibri" w:hAnsi="Calibri" w:cs="Calibri" w:hint="eastAsia"/>
          <w:sz w:val="21"/>
        </w:rPr>
        <w:t>This</w:t>
      </w:r>
      <w:r>
        <w:rPr>
          <w:rFonts w:ascii="Calibri" w:hAnsi="Calibri" w:cs="Calibri"/>
          <w:sz w:val="21"/>
        </w:rPr>
        <w:t xml:space="preserve"> communication mode is similar to the usual client/server mode.</w:t>
      </w:r>
    </w:p>
    <w:p w:rsidR="00274F8B" w:rsidRDefault="003822AC">
      <w:pPr>
        <w:pStyle w:val="21"/>
        <w:spacing w:before="240" w:after="240" w:line="240" w:lineRule="auto"/>
        <w:ind w:firstLineChars="0" w:firstLine="0"/>
        <w:rPr>
          <w:rFonts w:ascii="Calibri" w:hAnsi="Calibri" w:cs="Calibri"/>
          <w:sz w:val="21"/>
        </w:rPr>
      </w:pPr>
      <w:r>
        <w:rPr>
          <w:noProof/>
          <w:szCs w:val="24"/>
        </w:rPr>
        <w:drawing>
          <wp:inline distT="0" distB="0" distL="0" distR="0">
            <wp:extent cx="4810125" cy="1943100"/>
            <wp:effectExtent l="0" t="0" r="9525" b="0"/>
            <wp:docPr id="2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1943100"/>
                    </a:xfrm>
                    <a:prstGeom prst="rect">
                      <a:avLst/>
                    </a:prstGeom>
                    <a:noFill/>
                    <a:ln>
                      <a:noFill/>
                    </a:ln>
                  </pic:spPr>
                </pic:pic>
              </a:graphicData>
            </a:graphic>
          </wp:inline>
        </w:drawing>
      </w:r>
    </w:p>
    <w:p w:rsidR="00274F8B" w:rsidRDefault="00F9769E">
      <w:pPr>
        <w:pStyle w:val="21"/>
        <w:spacing w:before="240" w:after="240" w:line="240" w:lineRule="auto"/>
        <w:ind w:firstLineChars="0" w:firstLine="0"/>
        <w:rPr>
          <w:rFonts w:ascii="Calibri" w:hAnsi="Calibri" w:cs="Calibri"/>
        </w:rPr>
      </w:pPr>
      <w:r>
        <w:rPr>
          <w:rFonts w:ascii="Calibri" w:hAnsi="Calibri" w:cs="Calibri"/>
          <w:b/>
          <w:sz w:val="21"/>
        </w:rPr>
        <w:t>Private Communication Mode</w:t>
      </w:r>
      <w:r>
        <w:rPr>
          <w:rFonts w:ascii="Calibri" w:hAnsi="Calibri" w:cs="Calibri"/>
          <w:sz w:val="21"/>
        </w:rPr>
        <w:t xml:space="preserve"> </w:t>
      </w:r>
      <w:r>
        <w:rPr>
          <w:rFonts w:ascii="Calibri" w:hAnsi="Calibri" w:cs="Calibri" w:hint="eastAsia"/>
          <w:sz w:val="21"/>
        </w:rPr>
        <w:t>is</w:t>
      </w:r>
      <w:r>
        <w:rPr>
          <w:rFonts w:ascii="Calibri" w:hAnsi="Calibri" w:cs="Calibri"/>
          <w:sz w:val="21"/>
        </w:rPr>
        <w:t xml:space="preserve"> that </w:t>
      </w:r>
      <w:r>
        <w:rPr>
          <w:rFonts w:ascii="Calibri" w:hAnsi="Calibri" w:cs="Calibri" w:hint="eastAsia"/>
          <w:sz w:val="21"/>
        </w:rPr>
        <w:t xml:space="preserve">the </w:t>
      </w:r>
      <w:r>
        <w:rPr>
          <w:rFonts w:ascii="Calibri" w:hAnsi="Calibri" w:cs="Calibri"/>
          <w:sz w:val="21"/>
        </w:rPr>
        <w:t>trading system sends information (e.g. trade return) initiative</w:t>
      </w:r>
      <w:r>
        <w:rPr>
          <w:rFonts w:ascii="Calibri" w:hAnsi="Calibri" w:cs="Calibri" w:hint="eastAsia"/>
          <w:sz w:val="21"/>
        </w:rPr>
        <w:t>ly</w:t>
      </w:r>
      <w:r>
        <w:rPr>
          <w:rFonts w:ascii="Calibri" w:hAnsi="Calibri" w:cs="Calibri"/>
          <w:sz w:val="21"/>
        </w:rPr>
        <w:t xml:space="preserve"> to a particular client.</w:t>
      </w:r>
    </w:p>
    <w:p w:rsidR="00274F8B" w:rsidRDefault="003822AC">
      <w:pPr>
        <w:rPr>
          <w:rFonts w:cs="Calibri"/>
          <w:b/>
        </w:rPr>
      </w:pPr>
      <w:r>
        <w:rPr>
          <w:rFonts w:ascii="宋体" w:hAnsi="宋体" w:cs="宋体"/>
          <w:noProof/>
          <w:sz w:val="24"/>
          <w:szCs w:val="24"/>
        </w:rPr>
        <w:drawing>
          <wp:inline distT="0" distB="0" distL="0" distR="0">
            <wp:extent cx="4733925" cy="1828800"/>
            <wp:effectExtent l="0" t="0" r="9525" b="0"/>
            <wp:docPr id="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925" cy="1828800"/>
                    </a:xfrm>
                    <a:prstGeom prst="rect">
                      <a:avLst/>
                    </a:prstGeom>
                    <a:noFill/>
                    <a:ln>
                      <a:noFill/>
                    </a:ln>
                  </pic:spPr>
                </pic:pic>
              </a:graphicData>
            </a:graphic>
          </wp:inline>
        </w:drawing>
      </w:r>
    </w:p>
    <w:p w:rsidR="00274F8B" w:rsidRDefault="00F9769E">
      <w:pPr>
        <w:rPr>
          <w:rFonts w:cs="Calibri"/>
        </w:rPr>
      </w:pPr>
      <w:r>
        <w:rPr>
          <w:rFonts w:cs="Calibri"/>
          <w:b/>
        </w:rPr>
        <w:t>Broadcast Communication Mode</w:t>
      </w:r>
      <w:r>
        <w:rPr>
          <w:rFonts w:cs="Calibri"/>
        </w:rPr>
        <w:t xml:space="preserve"> </w:t>
      </w:r>
      <w:r>
        <w:rPr>
          <w:rFonts w:cs="Calibri" w:hint="eastAsia"/>
        </w:rPr>
        <w:t>is</w:t>
      </w:r>
      <w:r>
        <w:rPr>
          <w:rFonts w:cs="Calibri"/>
        </w:rPr>
        <w:t xml:space="preserve"> that </w:t>
      </w:r>
      <w:r>
        <w:rPr>
          <w:rFonts w:cs="Calibri" w:hint="eastAsia"/>
        </w:rPr>
        <w:t xml:space="preserve">the </w:t>
      </w:r>
      <w:r>
        <w:rPr>
          <w:rFonts w:cs="Calibri"/>
        </w:rPr>
        <w:t>trading system sends the same information (e.g. quotation data) to all connected clients.</w:t>
      </w:r>
    </w:p>
    <w:p w:rsidR="00274F8B" w:rsidRDefault="003822AC">
      <w:pPr>
        <w:rPr>
          <w:rFonts w:cs="Calibri"/>
        </w:rPr>
      </w:pPr>
      <w:r>
        <w:rPr>
          <w:rFonts w:ascii="宋体" w:hAnsi="宋体" w:cs="宋体"/>
          <w:noProof/>
          <w:sz w:val="24"/>
          <w:szCs w:val="24"/>
        </w:rPr>
        <w:lastRenderedPageBreak/>
        <w:drawing>
          <wp:inline distT="0" distB="0" distL="0" distR="0">
            <wp:extent cx="4695825" cy="1857375"/>
            <wp:effectExtent l="0" t="0" r="9525" b="9525"/>
            <wp:docPr id="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1857375"/>
                    </a:xfrm>
                    <a:prstGeom prst="rect">
                      <a:avLst/>
                    </a:prstGeom>
                    <a:noFill/>
                    <a:ln>
                      <a:noFill/>
                    </a:ln>
                  </pic:spPr>
                </pic:pic>
              </a:graphicData>
            </a:graphic>
          </wp:inline>
        </w:drawing>
      </w:r>
    </w:p>
    <w:p w:rsidR="00274F8B" w:rsidRDefault="00F9769E">
      <w:pPr>
        <w:rPr>
          <w:rFonts w:cs="Calibri"/>
        </w:rPr>
      </w:pPr>
      <w:r>
        <w:rPr>
          <w:rFonts w:cs="Calibri"/>
        </w:rPr>
        <w:t xml:space="preserve">Generally, messages returned in dialog communication mode are called </w:t>
      </w:r>
      <w:r>
        <w:rPr>
          <w:rFonts w:cs="Calibri"/>
          <w:b/>
        </w:rPr>
        <w:t>Response</w:t>
      </w:r>
      <w:ins w:id="94" w:author="陈学锋" w:date="2018-07-08T14:42:00Z">
        <w:r w:rsidR="00365828">
          <w:rPr>
            <w:rFonts w:cs="Calibri"/>
            <w:b/>
          </w:rPr>
          <w:t>s</w:t>
        </w:r>
      </w:ins>
      <w:r>
        <w:rPr>
          <w:rFonts w:cs="Calibri"/>
          <w:b/>
        </w:rPr>
        <w:t xml:space="preserve">, </w:t>
      </w:r>
      <w:r>
        <w:rPr>
          <w:rFonts w:cs="Calibri"/>
        </w:rPr>
        <w:t xml:space="preserve">while messages returned in private and broadcast communication mode are called </w:t>
      </w:r>
      <w:r>
        <w:rPr>
          <w:rFonts w:cs="Calibri"/>
          <w:b/>
        </w:rPr>
        <w:t>Return</w:t>
      </w:r>
      <w:ins w:id="95" w:author="陈学锋" w:date="2018-07-08T14:42:00Z">
        <w:r w:rsidR="00365828">
          <w:rPr>
            <w:rFonts w:cs="Calibri"/>
            <w:b/>
          </w:rPr>
          <w:t>s</w:t>
        </w:r>
      </w:ins>
      <w:r>
        <w:rPr>
          <w:rFonts w:cs="Calibri"/>
        </w:rPr>
        <w:t>.</w:t>
      </w:r>
    </w:p>
    <w:p w:rsidR="00274F8B" w:rsidRDefault="00F9769E">
      <w:pPr>
        <w:pStyle w:val="3"/>
        <w:numPr>
          <w:ilvl w:val="2"/>
          <w:numId w:val="2"/>
        </w:numPr>
      </w:pPr>
      <w:bookmarkStart w:id="96" w:name="_Toc402796971"/>
      <w:bookmarkStart w:id="97" w:name="_Toc11091"/>
      <w:r>
        <w:t>Data Stream</w:t>
      </w:r>
      <w:bookmarkEnd w:id="96"/>
      <w:bookmarkEnd w:id="97"/>
    </w:p>
    <w:p w:rsidR="00274F8B" w:rsidRDefault="00F9769E">
      <w:pPr>
        <w:rPr>
          <w:rFonts w:cs="Calibri"/>
        </w:rPr>
      </w:pPr>
      <w:r>
        <w:rPr>
          <w:rFonts w:cs="Calibri"/>
        </w:rPr>
        <w:t>In FTD protocol, we need to distinguish between</w:t>
      </w:r>
      <w:ins w:id="98" w:author="陈学锋" w:date="2018-07-08T15:41:00Z">
        <w:r w:rsidR="00F560BC">
          <w:rPr>
            <w:rFonts w:cs="Calibri"/>
          </w:rPr>
          <w:t xml:space="preserve"> two important concepts,</w:t>
        </w:r>
      </w:ins>
      <w:r>
        <w:rPr>
          <w:rFonts w:cs="Calibri"/>
        </w:rPr>
        <w:t xml:space="preserve"> communication mode and data stream. Data stream is a unidirectional or bidirectional, continuous, unique and complete </w:t>
      </w:r>
      <w:ins w:id="99" w:author="陈学锋" w:date="2018-07-08T15:42:00Z">
        <w:r w:rsidR="00F560BC">
          <w:rPr>
            <w:rFonts w:cs="Calibri"/>
          </w:rPr>
          <w:t xml:space="preserve">sequence of </w:t>
        </w:r>
      </w:ins>
      <w:r>
        <w:rPr>
          <w:rFonts w:cs="Calibri"/>
        </w:rPr>
        <w:t>datagrams</w:t>
      </w:r>
      <w:del w:id="100" w:author="陈学锋" w:date="2018-07-08T15:43:00Z">
        <w:r w:rsidDel="00F560BC">
          <w:rPr>
            <w:rFonts w:cs="Calibri"/>
          </w:rPr>
          <w:delText>’ sequence</w:delText>
        </w:r>
      </w:del>
      <w:r>
        <w:rPr>
          <w:rFonts w:cs="Calibri"/>
        </w:rPr>
        <w:t>, while communication mode is an interactive work mode for data streams. Each data stream corresponds to one communication mode, but one communication mode can have several data streams.</w:t>
      </w:r>
    </w:p>
    <w:p w:rsidR="00274F8B" w:rsidRDefault="00F9769E">
      <w:pPr>
        <w:rPr>
          <w:rFonts w:cs="Calibri"/>
        </w:rPr>
      </w:pPr>
      <w:r>
        <w:rPr>
          <w:rFonts w:cs="Calibri"/>
        </w:rPr>
        <w:t xml:space="preserve">One type of communication mode may be constructed by </w:t>
      </w:r>
      <w:r>
        <w:rPr>
          <w:rFonts w:cs="Calibri" w:hint="eastAsia"/>
        </w:rPr>
        <w:t xml:space="preserve">only </w:t>
      </w:r>
      <w:r>
        <w:rPr>
          <w:rFonts w:cs="Calibri"/>
        </w:rPr>
        <w:t xml:space="preserve">one data stream, thus dialog stream, private stream and broadcast stream are produced. And </w:t>
      </w:r>
      <w:del w:id="101" w:author="陈学锋" w:date="2018-07-08T15:45:00Z">
        <w:r w:rsidDel="00F560BC">
          <w:rPr>
            <w:rFonts w:cs="Calibri"/>
          </w:rPr>
          <w:delText xml:space="preserve">also </w:delText>
        </w:r>
      </w:del>
      <w:r>
        <w:rPr>
          <w:rFonts w:cs="Calibri"/>
        </w:rPr>
        <w:t xml:space="preserve">one type of communication mode may </w:t>
      </w:r>
      <w:ins w:id="102" w:author="陈学锋" w:date="2018-07-08T15:45:00Z">
        <w:r w:rsidR="00F560BC">
          <w:rPr>
            <w:rFonts w:cs="Calibri"/>
          </w:rPr>
          <w:t xml:space="preserve">also </w:t>
        </w:r>
      </w:ins>
      <w:r>
        <w:rPr>
          <w:rFonts w:cs="Calibri"/>
        </w:rPr>
        <w:t xml:space="preserve">be constructed by several data streams. For example, users can establish query stream and trading stream in dialog communication mode or establish notification stream and quotation stream in broadcast communication mode. FTD only </w:t>
      </w:r>
      <w:del w:id="103" w:author="陈学锋" w:date="2018-07-18T20:41:00Z">
        <w:r w:rsidDel="00485355">
          <w:rPr>
            <w:rFonts w:cs="Calibri" w:hint="eastAsia"/>
          </w:rPr>
          <w:delText>de</w:delText>
        </w:r>
        <w:r w:rsidDel="00485355">
          <w:rPr>
            <w:rFonts w:cs="Calibri"/>
          </w:rPr>
          <w:delText xml:space="preserve">signates </w:delText>
        </w:r>
      </w:del>
      <w:ins w:id="104" w:author="陈学锋" w:date="2018-07-18T20:41:00Z">
        <w:r w:rsidR="00485355">
          <w:rPr>
            <w:rFonts w:cs="Calibri"/>
          </w:rPr>
          <w:t xml:space="preserve">specifies </w:t>
        </w:r>
      </w:ins>
      <w:r>
        <w:rPr>
          <w:rFonts w:cs="Calibri"/>
        </w:rPr>
        <w:t>which datagram works under which communication mode, but does not specify the division of data streams.</w:t>
      </w:r>
    </w:p>
    <w:p w:rsidR="00274F8B" w:rsidRDefault="00F9769E">
      <w:pPr>
        <w:rPr>
          <w:rFonts w:cs="Calibri"/>
        </w:rPr>
      </w:pPr>
      <w:r>
        <w:rPr>
          <w:rFonts w:cs="Calibri"/>
        </w:rPr>
        <w:t>Different communication mode</w:t>
      </w:r>
      <w:ins w:id="105" w:author="陈学锋" w:date="2018-07-08T15:46:00Z">
        <w:r w:rsidR="00F560BC">
          <w:rPr>
            <w:rFonts w:cs="Calibri"/>
          </w:rPr>
          <w:t>s</w:t>
        </w:r>
      </w:ins>
      <w:r>
        <w:rPr>
          <w:rFonts w:cs="Calibri"/>
        </w:rPr>
        <w:t xml:space="preserve"> </w:t>
      </w:r>
      <w:del w:id="106" w:author="陈学锋" w:date="2018-07-08T15:46:00Z">
        <w:r w:rsidDel="00F560BC">
          <w:rPr>
            <w:rFonts w:cs="Calibri"/>
          </w:rPr>
          <w:delText>manages</w:delText>
        </w:r>
      </w:del>
      <w:ins w:id="107" w:author="陈学锋" w:date="2018-07-08T15:46:00Z">
        <w:r w:rsidR="00F560BC">
          <w:rPr>
            <w:rFonts w:cs="Calibri"/>
          </w:rPr>
          <w:t>manage</w:t>
        </w:r>
      </w:ins>
      <w:r>
        <w:rPr>
          <w:rFonts w:cs="Calibri"/>
        </w:rPr>
        <w:t xml:space="preserve"> data streams in different ways. In dialog communication mode, one data stream is one connection. Messages’ integrity and orderliness are maintained in the connection. After disconnected, </w:t>
      </w:r>
      <w:ins w:id="108" w:author="陈学锋" w:date="2018-07-08T15:48:00Z">
        <w:r w:rsidR="00624BF1">
          <w:rPr>
            <w:rFonts w:cs="Calibri"/>
          </w:rPr>
          <w:t xml:space="preserve">a </w:t>
        </w:r>
      </w:ins>
      <w:r>
        <w:rPr>
          <w:rFonts w:cs="Calibri"/>
        </w:rPr>
        <w:t xml:space="preserve">reconnection will start a new data stream, which </w:t>
      </w:r>
      <w:r>
        <w:rPr>
          <w:rFonts w:cs="Calibri" w:hint="eastAsia"/>
        </w:rPr>
        <w:t xml:space="preserve">is </w:t>
      </w:r>
      <w:r>
        <w:rPr>
          <w:rFonts w:cs="Calibri"/>
        </w:rPr>
        <w:t>totally</w:t>
      </w:r>
      <w:r>
        <w:rPr>
          <w:rFonts w:cs="Calibri" w:hint="eastAsia"/>
        </w:rPr>
        <w:t xml:space="preserve"> different </w:t>
      </w:r>
      <w:del w:id="109" w:author="陈学锋" w:date="2018-07-08T15:48:00Z">
        <w:r w:rsidDel="00624BF1">
          <w:rPr>
            <w:rFonts w:cs="Calibri"/>
          </w:rPr>
          <w:delText xml:space="preserve">with </w:delText>
        </w:r>
      </w:del>
      <w:ins w:id="110" w:author="陈学锋" w:date="2018-07-08T15:48:00Z">
        <w:r w:rsidR="00624BF1">
          <w:rPr>
            <w:rFonts w:cs="Calibri"/>
          </w:rPr>
          <w:t xml:space="preserve">from </w:t>
        </w:r>
      </w:ins>
      <w:r>
        <w:rPr>
          <w:rFonts w:cs="Calibri"/>
        </w:rPr>
        <w:t>the original one. If one client sends a request</w:t>
      </w:r>
      <w:del w:id="111" w:author="陈学锋" w:date="2018-07-18T20:43:00Z">
        <w:r w:rsidDel="00CB15D1">
          <w:rPr>
            <w:rFonts w:cs="Calibri"/>
          </w:rPr>
          <w:delText xml:space="preserve"> out</w:delText>
        </w:r>
      </w:del>
      <w:r>
        <w:rPr>
          <w:rFonts w:cs="Calibri"/>
        </w:rPr>
        <w:t xml:space="preserve"> and disconnects before receiving the response, the response will not be received via the new data stream after reconnection.</w:t>
      </w:r>
    </w:p>
    <w:p w:rsidR="00274F8B" w:rsidRDefault="00F9769E">
      <w:pPr>
        <w:rPr>
          <w:rFonts w:cs="Calibri"/>
        </w:rPr>
      </w:pPr>
      <w:r>
        <w:rPr>
          <w:rFonts w:cs="Calibri"/>
        </w:rPr>
        <w:t>For private and broadcast communication mode</w:t>
      </w:r>
      <w:r>
        <w:rPr>
          <w:rFonts w:cs="Calibri" w:hint="eastAsia"/>
        </w:rPr>
        <w:t>s</w:t>
      </w:r>
      <w:r>
        <w:rPr>
          <w:rFonts w:cs="Calibri"/>
        </w:rPr>
        <w:t xml:space="preserve">, one data stream corresponds to all connections of </w:t>
      </w:r>
      <w:ins w:id="112" w:author="陈学锋" w:date="2018-07-08T15:49:00Z">
        <w:r w:rsidR="00624BF1">
          <w:rPr>
            <w:rFonts w:cs="Calibri"/>
          </w:rPr>
          <w:t xml:space="preserve">a </w:t>
        </w:r>
      </w:ins>
      <w:r>
        <w:rPr>
          <w:rFonts w:cs="Calibri"/>
        </w:rPr>
        <w:t>certain feature in one trading day. Unless specified, client</w:t>
      </w:r>
      <w:r>
        <w:rPr>
          <w:rFonts w:cs="Calibri" w:hint="eastAsia"/>
        </w:rPr>
        <w:t>s</w:t>
      </w:r>
      <w:r>
        <w:rPr>
          <w:rFonts w:cs="Calibri"/>
        </w:rPr>
        <w:t xml:space="preserve"> will </w:t>
      </w:r>
      <w:del w:id="113" w:author="陈学锋" w:date="2018-07-08T15:51:00Z">
        <w:r w:rsidDel="00624BF1">
          <w:rPr>
            <w:rFonts w:cs="Calibri"/>
          </w:rPr>
          <w:delText>receive messages</w:delText>
        </w:r>
      </w:del>
      <w:ins w:id="114" w:author="陈学锋" w:date="2018-07-08T15:51:00Z">
        <w:r w:rsidR="00624BF1">
          <w:rPr>
            <w:rFonts w:cs="Calibri"/>
          </w:rPr>
          <w:t>resume</w:t>
        </w:r>
      </w:ins>
      <w:r>
        <w:rPr>
          <w:rFonts w:cs="Calibri"/>
        </w:rPr>
        <w:t xml:space="preserve"> from last transmission rather than from </w:t>
      </w:r>
      <w:ins w:id="115" w:author="陈学锋" w:date="2018-07-08T15:52:00Z">
        <w:r w:rsidR="00624BF1">
          <w:rPr>
            <w:rFonts w:cs="Calibri"/>
          </w:rPr>
          <w:t xml:space="preserve">the </w:t>
        </w:r>
      </w:ins>
      <w:r>
        <w:rPr>
          <w:rFonts w:cs="Calibri"/>
        </w:rPr>
        <w:t>beginning</w:t>
      </w:r>
      <w:del w:id="116" w:author="陈学锋" w:date="2018-07-08T15:52:00Z">
        <w:r w:rsidDel="00624BF1">
          <w:rPr>
            <w:rFonts w:cs="Calibri"/>
          </w:rPr>
          <w:delText xml:space="preserve"> after reconnection</w:delText>
        </w:r>
      </w:del>
      <w:r>
        <w:rPr>
          <w:rFonts w:cs="Calibri"/>
        </w:rPr>
        <w:t xml:space="preserve">. </w:t>
      </w:r>
    </w:p>
    <w:p w:rsidR="00274F8B" w:rsidRDefault="00F9769E">
      <w:pPr>
        <w:pStyle w:val="2"/>
        <w:numPr>
          <w:ilvl w:val="1"/>
          <w:numId w:val="2"/>
        </w:numPr>
        <w:rPr>
          <w:rStyle w:val="a6"/>
          <w:rFonts w:ascii="Calibri" w:hAnsi="Calibri" w:cs="Calibri"/>
          <w:i w:val="0"/>
          <w:iCs w:val="0"/>
          <w:spacing w:val="0"/>
        </w:rPr>
      </w:pPr>
      <w:bookmarkStart w:id="117" w:name="_Toc402796972"/>
      <w:r>
        <w:rPr>
          <w:rFonts w:ascii="Calibri" w:hAnsi="Calibri" w:cs="Calibri"/>
        </w:rPr>
        <w:br w:type="page"/>
      </w:r>
      <w:bookmarkStart w:id="118" w:name="_Toc5182"/>
      <w:r>
        <w:rPr>
          <w:rFonts w:ascii="Calibri" w:hAnsi="Calibri" w:cs="Calibri"/>
        </w:rPr>
        <w:lastRenderedPageBreak/>
        <w:t xml:space="preserve">Two Data Exchange </w:t>
      </w:r>
      <w:r>
        <w:rPr>
          <w:rFonts w:ascii="Calibri" w:hAnsi="Calibri" w:cs="Calibri" w:hint="eastAsia"/>
        </w:rPr>
        <w:t>Modes</w:t>
      </w:r>
      <w:bookmarkEnd w:id="117"/>
      <w:bookmarkEnd w:id="118"/>
    </w:p>
    <w:p w:rsidR="00274F8B" w:rsidRDefault="00F9769E">
      <w:pPr>
        <w:pStyle w:val="3"/>
        <w:numPr>
          <w:ilvl w:val="2"/>
          <w:numId w:val="2"/>
        </w:numPr>
      </w:pPr>
      <w:bookmarkStart w:id="119" w:name="_Toc402796973"/>
      <w:bookmarkStart w:id="120" w:name="_Toc23220"/>
      <w:r>
        <w:t>Request/Re</w:t>
      </w:r>
      <w:r>
        <w:rPr>
          <w:rFonts w:hint="eastAsia"/>
        </w:rPr>
        <w:t xml:space="preserve">sponse </w:t>
      </w:r>
      <w:r>
        <w:t>Mode</w:t>
      </w:r>
      <w:bookmarkEnd w:id="119"/>
      <w:bookmarkEnd w:id="120"/>
    </w:p>
    <w:p w:rsidR="00274F8B" w:rsidRDefault="00F9769E">
      <w:pPr>
        <w:rPr>
          <w:rFonts w:cs="Calibri"/>
        </w:rPr>
      </w:pPr>
      <w:r>
        <w:rPr>
          <w:rFonts w:cs="Calibri"/>
        </w:rPr>
        <w:t xml:space="preserve">The client program (Client) sends a request to the server (Server). The Server processes the request after receiving it and sends </w:t>
      </w:r>
      <w:ins w:id="121" w:author="陈学锋" w:date="2018-07-08T15:56:00Z">
        <w:r w:rsidR="00624BF1">
          <w:rPr>
            <w:rFonts w:cs="Calibri"/>
          </w:rPr>
          <w:t xml:space="preserve">the result </w:t>
        </w:r>
      </w:ins>
      <w:r>
        <w:rPr>
          <w:rFonts w:cs="Calibri"/>
        </w:rPr>
        <w:t xml:space="preserve">back </w:t>
      </w:r>
      <w:del w:id="122" w:author="陈学锋" w:date="2018-07-08T15:56:00Z">
        <w:r w:rsidDel="00624BF1">
          <w:rPr>
            <w:rFonts w:cs="Calibri"/>
          </w:rPr>
          <w:delText xml:space="preserve">the result </w:delText>
        </w:r>
      </w:del>
      <w:r>
        <w:rPr>
          <w:rFonts w:cs="Calibri"/>
        </w:rPr>
        <w:t>to the Client.</w:t>
      </w:r>
    </w:p>
    <w:p w:rsidR="00274F8B" w:rsidRDefault="003822AC">
      <w:pPr>
        <w:rPr>
          <w:rFonts w:cs="Calibri"/>
        </w:rPr>
      </w:pPr>
      <w:r>
        <w:rPr>
          <w:rFonts w:ascii="宋体" w:hAnsi="宋体" w:cs="宋体"/>
          <w:noProof/>
          <w:sz w:val="24"/>
          <w:szCs w:val="24"/>
        </w:rPr>
        <w:drawing>
          <wp:inline distT="0" distB="0" distL="0" distR="0">
            <wp:extent cx="4352925" cy="163830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1638300"/>
                    </a:xfrm>
                    <a:prstGeom prst="rect">
                      <a:avLst/>
                    </a:prstGeom>
                    <a:noFill/>
                    <a:ln>
                      <a:noFill/>
                    </a:ln>
                  </pic:spPr>
                </pic:pic>
              </a:graphicData>
            </a:graphic>
          </wp:inline>
        </w:drawing>
      </w:r>
    </w:p>
    <w:p w:rsidR="00274F8B" w:rsidRDefault="00F9769E">
      <w:pPr>
        <w:pStyle w:val="3"/>
        <w:numPr>
          <w:ilvl w:val="2"/>
          <w:numId w:val="2"/>
        </w:numPr>
      </w:pPr>
      <w:bookmarkStart w:id="123" w:name="_Toc402796974"/>
      <w:bookmarkStart w:id="124" w:name="_Toc16799"/>
      <w:r>
        <w:t>Publish/Subscribe Mode</w:t>
      </w:r>
      <w:bookmarkEnd w:id="123"/>
      <w:bookmarkEnd w:id="124"/>
    </w:p>
    <w:p w:rsidR="00274F8B" w:rsidRDefault="00F9769E">
      <w:pPr>
        <w:rPr>
          <w:rFonts w:cs="Calibri"/>
        </w:rPr>
      </w:pPr>
      <w:r>
        <w:rPr>
          <w:rFonts w:cs="Calibri"/>
        </w:rPr>
        <w:t>Publish/subscribe mode is an asynchronous transmission mode. Publishers publish messages to topics. Subscribers subscribe messages from th</w:t>
      </w:r>
      <w:r>
        <w:rPr>
          <w:rFonts w:cs="Calibri" w:hint="eastAsia"/>
        </w:rPr>
        <w:t>ose</w:t>
      </w:r>
      <w:r>
        <w:rPr>
          <w:rFonts w:cs="Calibri"/>
        </w:rPr>
        <w:t xml:space="preserve"> topics. Publishers and subscribers are relatively independent. They need not connect </w:t>
      </w:r>
      <w:ins w:id="125" w:author="陈学锋" w:date="2018-07-08T15:57:00Z">
        <w:r w:rsidR="00624BF1">
          <w:rPr>
            <w:rFonts w:cs="Calibri"/>
          </w:rPr>
          <w:t xml:space="preserve">to each other </w:t>
        </w:r>
      </w:ins>
      <w:r>
        <w:rPr>
          <w:rFonts w:cs="Calibri"/>
        </w:rPr>
        <w:t xml:space="preserve">directly to transmit messages. One FIB application can be both a publisher and a subscriber. </w:t>
      </w:r>
    </w:p>
    <w:p w:rsidR="00274F8B" w:rsidRDefault="003822AC">
      <w:pPr>
        <w:rPr>
          <w:rFonts w:cs="Calibri"/>
        </w:rPr>
      </w:pPr>
      <w:r>
        <w:rPr>
          <w:rFonts w:ascii="宋体" w:hAnsi="宋体" w:cs="宋体"/>
          <w:noProof/>
          <w:sz w:val="24"/>
          <w:szCs w:val="24"/>
        </w:rPr>
        <w:drawing>
          <wp:inline distT="0" distB="0" distL="0" distR="0">
            <wp:extent cx="4381500" cy="164782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1647825"/>
                    </a:xfrm>
                    <a:prstGeom prst="rect">
                      <a:avLst/>
                    </a:prstGeom>
                    <a:noFill/>
                    <a:ln>
                      <a:noFill/>
                    </a:ln>
                  </pic:spPr>
                </pic:pic>
              </a:graphicData>
            </a:graphic>
          </wp:inline>
        </w:drawing>
      </w:r>
    </w:p>
    <w:p w:rsidR="00274F8B" w:rsidRDefault="00F9769E">
      <w:pPr>
        <w:pStyle w:val="2"/>
        <w:numPr>
          <w:ilvl w:val="1"/>
          <w:numId w:val="2"/>
        </w:numPr>
        <w:rPr>
          <w:rFonts w:ascii="Calibri" w:hAnsi="Calibri" w:cs="Calibri"/>
        </w:rPr>
      </w:pPr>
      <w:bookmarkStart w:id="126" w:name="_Toc402796975"/>
      <w:bookmarkStart w:id="127" w:name="_Toc25643"/>
      <w:r>
        <w:rPr>
          <w:rFonts w:ascii="Calibri" w:hAnsi="Calibri" w:cs="Calibri"/>
        </w:rPr>
        <w:br w:type="page"/>
      </w:r>
      <w:r>
        <w:rPr>
          <w:rFonts w:ascii="Calibri" w:hAnsi="Calibri" w:cs="Calibri"/>
        </w:rPr>
        <w:lastRenderedPageBreak/>
        <w:t>CTP Architecture</w:t>
      </w:r>
      <w:bookmarkEnd w:id="126"/>
      <w:bookmarkEnd w:id="127"/>
    </w:p>
    <w:p w:rsidR="00274F8B" w:rsidRDefault="003822AC">
      <w:pPr>
        <w:rPr>
          <w:rFonts w:cs="Calibri"/>
        </w:rPr>
      </w:pPr>
      <w:r>
        <w:rPr>
          <w:rFonts w:cs="Calibri" w:hint="eastAsia"/>
          <w:noProof/>
        </w:rPr>
        <w:drawing>
          <wp:inline distT="0" distB="0" distL="0" distR="0">
            <wp:extent cx="6000750" cy="5800725"/>
            <wp:effectExtent l="0" t="0" r="0" b="9525"/>
            <wp:docPr id="7" name="图片 200" descr="ctp接口文档系统架构图-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descr="ctp接口文档系统架构图-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5800725"/>
                    </a:xfrm>
                    <a:prstGeom prst="rect">
                      <a:avLst/>
                    </a:prstGeom>
                    <a:noFill/>
                    <a:ln>
                      <a:noFill/>
                    </a:ln>
                  </pic:spPr>
                </pic:pic>
              </a:graphicData>
            </a:graphic>
          </wp:inline>
        </w:drawing>
      </w:r>
    </w:p>
    <w:p w:rsidR="00274F8B" w:rsidRDefault="00F9769E">
      <w:pPr>
        <w:rPr>
          <w:rFonts w:cs="Calibri"/>
        </w:rPr>
      </w:pPr>
      <w:r>
        <w:rPr>
          <w:rFonts w:cs="Calibri"/>
          <w:b/>
        </w:rPr>
        <w:t>Investor Terminal</w:t>
      </w:r>
      <w:r>
        <w:rPr>
          <w:rFonts w:cs="Calibri"/>
        </w:rPr>
        <w:t xml:space="preserve"> is a trading client</w:t>
      </w:r>
      <w:r>
        <w:rPr>
          <w:rFonts w:cs="Calibri" w:hint="eastAsia"/>
        </w:rPr>
        <w:t>. It</w:t>
      </w:r>
      <w:r>
        <w:rPr>
          <w:rFonts w:cs="Calibri"/>
        </w:rPr>
        <w:t xml:space="preserve"> </w:t>
      </w:r>
      <w:del w:id="128" w:author="陈学锋" w:date="2018-07-09T21:41:00Z">
        <w:r w:rsidDel="00A83AAB">
          <w:rPr>
            <w:rFonts w:cs="Calibri"/>
          </w:rPr>
          <w:delText xml:space="preserve">implements </w:delText>
        </w:r>
      </w:del>
      <w:ins w:id="129" w:author="陈学锋" w:date="2018-07-09T21:41:00Z">
        <w:r w:rsidR="00A83AAB">
          <w:rPr>
            <w:rFonts w:cs="Calibri"/>
          </w:rPr>
          <w:t xml:space="preserve">uses </w:t>
        </w:r>
      </w:ins>
      <w:r>
        <w:rPr>
          <w:rFonts w:cs="Calibri"/>
        </w:rPr>
        <w:t>CTP’</w:t>
      </w:r>
      <w:r>
        <w:rPr>
          <w:rFonts w:cs="Calibri" w:hint="eastAsia"/>
        </w:rPr>
        <w:t xml:space="preserve">s </w:t>
      </w:r>
      <w:r>
        <w:rPr>
          <w:rFonts w:cs="Calibri"/>
        </w:rPr>
        <w:t>t</w:t>
      </w:r>
      <w:r>
        <w:rPr>
          <w:rFonts w:cs="Calibri" w:hint="eastAsia"/>
        </w:rPr>
        <w:t>r</w:t>
      </w:r>
      <w:r>
        <w:rPr>
          <w:rFonts w:cs="Calibri"/>
        </w:rPr>
        <w:t xml:space="preserve">ade API and quotation API. It provides functions </w:t>
      </w:r>
      <w:del w:id="130" w:author="陈学锋" w:date="2018-07-08T16:06:00Z">
        <w:r w:rsidDel="00872F09">
          <w:rPr>
            <w:rFonts w:cs="Calibri" w:hint="eastAsia"/>
          </w:rPr>
          <w:delText xml:space="preserve">of </w:delText>
        </w:r>
      </w:del>
      <w:ins w:id="131" w:author="陈学锋" w:date="2018-07-08T16:06:00Z">
        <w:r w:rsidR="00872F09">
          <w:rPr>
            <w:rFonts w:cs="Calibri" w:hint="eastAsia"/>
          </w:rPr>
          <w:t>like</w:t>
        </w:r>
        <w:r w:rsidR="00872F09">
          <w:rPr>
            <w:rFonts w:cs="Calibri"/>
          </w:rPr>
          <w:t xml:space="preserve"> </w:t>
        </w:r>
      </w:ins>
      <w:r>
        <w:rPr>
          <w:rFonts w:cs="Calibri"/>
        </w:rPr>
        <w:t>receiving quotation, trading, bank-futures transfer, and so on.</w:t>
      </w:r>
    </w:p>
    <w:p w:rsidR="00274F8B" w:rsidRDefault="00F9769E">
      <w:pPr>
        <w:rPr>
          <w:rFonts w:cs="Calibri"/>
        </w:rPr>
      </w:pPr>
      <w:r>
        <w:rPr>
          <w:rFonts w:cs="Calibri"/>
          <w:b/>
        </w:rPr>
        <w:t>Trade</w:t>
      </w:r>
      <w:r>
        <w:rPr>
          <w:rFonts w:cs="Calibri" w:hint="eastAsia"/>
          <w:b/>
        </w:rPr>
        <w:t>r</w:t>
      </w:r>
      <w:r>
        <w:rPr>
          <w:rFonts w:cs="Calibri"/>
          <w:b/>
        </w:rPr>
        <w:t xml:space="preserve"> Terminal</w:t>
      </w:r>
      <w:r>
        <w:rPr>
          <w:rFonts w:cs="Calibri"/>
        </w:rPr>
        <w:t xml:space="preserve"> </w:t>
      </w:r>
      <w:del w:id="132" w:author="陈学锋" w:date="2018-07-09T21:41:00Z">
        <w:r w:rsidDel="00A83AAB">
          <w:rPr>
            <w:rFonts w:cs="Calibri"/>
          </w:rPr>
          <w:delText xml:space="preserve">implements </w:delText>
        </w:r>
      </w:del>
      <w:ins w:id="133" w:author="陈学锋" w:date="2018-07-09T21:41:00Z">
        <w:r w:rsidR="00A83AAB">
          <w:rPr>
            <w:rFonts w:cs="Calibri"/>
          </w:rPr>
          <w:t xml:space="preserve">uses </w:t>
        </w:r>
      </w:ins>
      <w:r>
        <w:rPr>
          <w:rFonts w:cs="Calibri"/>
        </w:rPr>
        <w:t>CTP’</w:t>
      </w:r>
      <w:r>
        <w:rPr>
          <w:rFonts w:cs="Calibri" w:hint="eastAsia"/>
        </w:rPr>
        <w:t>s</w:t>
      </w:r>
      <w:r>
        <w:rPr>
          <w:rFonts w:cs="Calibri"/>
        </w:rPr>
        <w:t xml:space="preserve"> UserAPI</w:t>
      </w:r>
      <w:r>
        <w:rPr>
          <w:rFonts w:cs="Calibri" w:hint="eastAsia"/>
        </w:rPr>
        <w:t xml:space="preserve">. It </w:t>
      </w:r>
      <w:r>
        <w:rPr>
          <w:rFonts w:cs="Calibri"/>
        </w:rPr>
        <w:t xml:space="preserve">provides functions </w:t>
      </w:r>
      <w:del w:id="134" w:author="陈学锋" w:date="2018-07-08T16:08:00Z">
        <w:r w:rsidDel="00872F09">
          <w:rPr>
            <w:rFonts w:cs="Calibri"/>
          </w:rPr>
          <w:delText xml:space="preserve">of </w:delText>
        </w:r>
      </w:del>
      <w:ins w:id="135" w:author="陈学锋" w:date="2018-07-08T16:08:00Z">
        <w:r w:rsidR="00872F09">
          <w:rPr>
            <w:rFonts w:cs="Calibri"/>
          </w:rPr>
          <w:t xml:space="preserve">like </w:t>
        </w:r>
      </w:ins>
      <w:r>
        <w:rPr>
          <w:rFonts w:cs="Calibri"/>
        </w:rPr>
        <w:t>ordering, bank-futures transfer, querying trading data, etc. for futures companies. T</w:t>
      </w:r>
      <w:r>
        <w:rPr>
          <w:rFonts w:cs="Calibri" w:hint="eastAsia"/>
        </w:rPr>
        <w:t xml:space="preserve">he </w:t>
      </w:r>
      <w:r>
        <w:rPr>
          <w:rFonts w:cs="Calibri"/>
        </w:rPr>
        <w:t xml:space="preserve">UserAPI is </w:t>
      </w:r>
      <w:del w:id="136" w:author="陈学锋" w:date="2018-07-08T16:08:00Z">
        <w:r w:rsidDel="00872F09">
          <w:rPr>
            <w:rFonts w:cs="Calibri"/>
          </w:rPr>
          <w:delText xml:space="preserve">facing </w:delText>
        </w:r>
      </w:del>
      <w:ins w:id="137" w:author="陈学锋" w:date="2018-07-08T16:08:00Z">
        <w:r w:rsidR="00872F09">
          <w:rPr>
            <w:rFonts w:cs="Calibri"/>
          </w:rPr>
          <w:t xml:space="preserve">for </w:t>
        </w:r>
      </w:ins>
      <w:r>
        <w:rPr>
          <w:rFonts w:cs="Calibri"/>
        </w:rPr>
        <w:t xml:space="preserve">futures companies and the data range it can control is larger than </w:t>
      </w:r>
      <w:r>
        <w:rPr>
          <w:rFonts w:cs="Calibri" w:hint="eastAsia"/>
        </w:rPr>
        <w:t xml:space="preserve">the </w:t>
      </w:r>
      <w:del w:id="138" w:author="陈学锋" w:date="2018-07-08T16:10:00Z">
        <w:r w:rsidDel="00872F09">
          <w:rPr>
            <w:rFonts w:cs="Calibri"/>
          </w:rPr>
          <w:delText>TarderAPI</w:delText>
        </w:r>
      </w:del>
      <w:ins w:id="139" w:author="陈学锋" w:date="2018-07-08T16:10:00Z">
        <w:r w:rsidR="00872F09">
          <w:rPr>
            <w:rFonts w:cs="Calibri"/>
          </w:rPr>
          <w:t>trade API</w:t>
        </w:r>
      </w:ins>
      <w:r>
        <w:rPr>
          <w:rFonts w:cs="Calibri"/>
        </w:rPr>
        <w:t xml:space="preserve">. Considering data security and privilege partition, </w:t>
      </w:r>
      <w:r>
        <w:rPr>
          <w:rFonts w:cs="Calibri" w:hint="eastAsia"/>
        </w:rPr>
        <w:t xml:space="preserve">the </w:t>
      </w:r>
      <w:r>
        <w:rPr>
          <w:rFonts w:cs="Calibri"/>
        </w:rPr>
        <w:t xml:space="preserve">UserAPI will not be </w:t>
      </w:r>
      <w:del w:id="140" w:author="陈学锋" w:date="2018-07-08T16:11:00Z">
        <w:r w:rsidDel="00872F09">
          <w:rPr>
            <w:rFonts w:cs="Calibri"/>
          </w:rPr>
          <w:delText xml:space="preserve">opened </w:delText>
        </w:r>
      </w:del>
      <w:ins w:id="141" w:author="陈学锋" w:date="2018-07-08T16:11:00Z">
        <w:r w:rsidR="00872F09">
          <w:rPr>
            <w:rFonts w:cs="Calibri"/>
          </w:rPr>
          <w:t xml:space="preserve">disclosed </w:t>
        </w:r>
      </w:ins>
      <w:r>
        <w:rPr>
          <w:rFonts w:cs="Calibri"/>
        </w:rPr>
        <w:t xml:space="preserve">to futures companies and investors </w:t>
      </w:r>
      <w:del w:id="142" w:author="陈学锋" w:date="2018-07-08T16:10:00Z">
        <w:r w:rsidDel="00872F09">
          <w:rPr>
            <w:rFonts w:cs="Calibri"/>
          </w:rPr>
          <w:delText>lately</w:delText>
        </w:r>
      </w:del>
      <w:ins w:id="143" w:author="陈学锋" w:date="2018-07-08T16:10:00Z">
        <w:r w:rsidR="00872F09">
          <w:rPr>
            <w:rFonts w:cs="Calibri"/>
          </w:rPr>
          <w:t>for now</w:t>
        </w:r>
      </w:ins>
      <w:r>
        <w:rPr>
          <w:rFonts w:cs="Calibri"/>
        </w:rPr>
        <w:t>.</w:t>
      </w:r>
      <w:ins w:id="144" w:author="陈学锋" w:date="2018-07-18T20:50:00Z">
        <w:r w:rsidR="00CB15D1">
          <w:rPr>
            <w:rFonts w:cs="Calibri"/>
          </w:rPr>
          <w:t xml:space="preserve"> (the audience should not know about Trader Terminal or UserAPI)</w:t>
        </w:r>
      </w:ins>
    </w:p>
    <w:p w:rsidR="00274F8B" w:rsidRDefault="00F9769E">
      <w:pPr>
        <w:rPr>
          <w:rFonts w:cs="Calibri"/>
        </w:rPr>
      </w:pPr>
      <w:r>
        <w:rPr>
          <w:rFonts w:cs="Calibri"/>
          <w:b/>
        </w:rPr>
        <w:t xml:space="preserve">FTD </w:t>
      </w:r>
      <w:r>
        <w:rPr>
          <w:rFonts w:cs="Calibri"/>
        </w:rPr>
        <w:t>is futures trading data exchange protocol.</w:t>
      </w:r>
    </w:p>
    <w:p w:rsidR="00274F8B" w:rsidRDefault="00F9769E">
      <w:pPr>
        <w:rPr>
          <w:rFonts w:cs="Calibri"/>
        </w:rPr>
      </w:pPr>
      <w:r>
        <w:rPr>
          <w:rFonts w:cs="Calibri"/>
          <w:b/>
        </w:rPr>
        <w:lastRenderedPageBreak/>
        <w:t>Trading Front-end</w:t>
      </w:r>
      <w:r>
        <w:rPr>
          <w:rFonts w:cs="Calibri"/>
        </w:rPr>
        <w:t xml:space="preserve"> connects </w:t>
      </w:r>
      <w:ins w:id="145" w:author="陈学锋" w:date="2018-07-08T16:12:00Z">
        <w:r w:rsidR="00872F09">
          <w:rPr>
            <w:rFonts w:cs="Calibri"/>
          </w:rPr>
          <w:t xml:space="preserve">to </w:t>
        </w:r>
      </w:ins>
      <w:r>
        <w:rPr>
          <w:rFonts w:cs="Calibri"/>
        </w:rPr>
        <w:t>trading client</w:t>
      </w:r>
      <w:r>
        <w:rPr>
          <w:rFonts w:cs="Calibri" w:hint="eastAsia"/>
        </w:rPr>
        <w:t>s</w:t>
      </w:r>
      <w:r>
        <w:rPr>
          <w:rFonts w:cs="Calibri"/>
        </w:rPr>
        <w:t xml:space="preserve"> via TCP protocol and </w:t>
      </w:r>
      <w:del w:id="146" w:author="陈学锋" w:date="2018-07-18T20:51:00Z">
        <w:r w:rsidDel="00CB15D1">
          <w:rPr>
            <w:rFonts w:cs="Calibri" w:hint="eastAsia"/>
          </w:rPr>
          <w:delText xml:space="preserve">also </w:delText>
        </w:r>
      </w:del>
      <w:r>
        <w:rPr>
          <w:rFonts w:cs="Calibri"/>
        </w:rPr>
        <w:t>connects</w:t>
      </w:r>
      <w:ins w:id="147" w:author="陈学锋" w:date="2018-07-08T16:13:00Z">
        <w:r w:rsidR="00872F09">
          <w:rPr>
            <w:rFonts w:cs="Calibri"/>
          </w:rPr>
          <w:t xml:space="preserve"> to</w:t>
        </w:r>
      </w:ins>
      <w:r>
        <w:rPr>
          <w:rFonts w:cs="Calibri"/>
        </w:rPr>
        <w:t xml:space="preserve"> other background services via FIB. The trading front-end is responsible for communication </w:t>
      </w:r>
      <w:del w:id="148" w:author="陈学锋" w:date="2018-07-08T16:13:00Z">
        <w:r w:rsidDel="00872F09">
          <w:rPr>
            <w:rFonts w:cs="Calibri"/>
          </w:rPr>
          <w:delText xml:space="preserve">work </w:delText>
        </w:r>
      </w:del>
      <w:r>
        <w:rPr>
          <w:rFonts w:cs="Calibri" w:hint="eastAsia"/>
        </w:rPr>
        <w:t xml:space="preserve">and is </w:t>
      </w:r>
      <w:del w:id="149" w:author="陈学锋" w:date="2018-07-18T20:52:00Z">
        <w:r w:rsidDel="00E02702">
          <w:rPr>
            <w:rFonts w:cs="Calibri"/>
          </w:rPr>
          <w:delText>not related</w:delText>
        </w:r>
      </w:del>
      <w:ins w:id="150" w:author="陈学锋" w:date="2018-07-18T20:52:00Z">
        <w:r w:rsidR="00E02702">
          <w:rPr>
            <w:rFonts w:cs="Calibri"/>
          </w:rPr>
          <w:t>irrelevant</w:t>
        </w:r>
      </w:ins>
      <w:r>
        <w:rPr>
          <w:rFonts w:cs="Calibri"/>
        </w:rPr>
        <w:t xml:space="preserve"> </w:t>
      </w:r>
      <w:del w:id="151" w:author="陈学锋" w:date="2018-07-08T16:13:00Z">
        <w:r w:rsidDel="00872F09">
          <w:rPr>
            <w:rFonts w:cs="Calibri"/>
          </w:rPr>
          <w:delText xml:space="preserve">with </w:delText>
        </w:r>
      </w:del>
      <w:ins w:id="152" w:author="陈学锋" w:date="2018-07-08T16:13:00Z">
        <w:r w:rsidR="00872F09">
          <w:rPr>
            <w:rFonts w:cs="Calibri"/>
          </w:rPr>
          <w:t xml:space="preserve">to </w:t>
        </w:r>
      </w:ins>
      <w:r>
        <w:rPr>
          <w:rFonts w:cs="Calibri"/>
        </w:rPr>
        <w:t>business</w:t>
      </w:r>
      <w:del w:id="153" w:author="陈学锋" w:date="2018-07-08T16:13:00Z">
        <w:r w:rsidDel="00872F09">
          <w:rPr>
            <w:rFonts w:cs="Calibri"/>
          </w:rPr>
          <w:delText>es</w:delText>
        </w:r>
      </w:del>
      <w:r>
        <w:rPr>
          <w:rFonts w:cs="Calibri" w:hint="eastAsia"/>
        </w:rPr>
        <w:t>, so that i</w:t>
      </w:r>
      <w:r>
        <w:rPr>
          <w:rFonts w:cs="Calibri"/>
        </w:rPr>
        <w:t xml:space="preserve">t can </w:t>
      </w:r>
      <w:del w:id="154" w:author="陈学锋" w:date="2018-07-08T16:15:00Z">
        <w:r w:rsidDel="00872F09">
          <w:rPr>
            <w:rFonts w:cs="Calibri"/>
          </w:rPr>
          <w:delText xml:space="preserve">disperse </w:delText>
        </w:r>
        <w:r w:rsidDel="00872F09">
          <w:rPr>
            <w:rFonts w:cs="Calibri" w:hint="eastAsia"/>
          </w:rPr>
          <w:delText xml:space="preserve">the </w:delText>
        </w:r>
        <w:r w:rsidDel="00872F09">
          <w:rPr>
            <w:rFonts w:cs="Calibri"/>
          </w:rPr>
          <w:delText>pressure</w:delText>
        </w:r>
      </w:del>
      <w:ins w:id="155" w:author="陈学锋" w:date="2018-07-08T16:15:00Z">
        <w:r w:rsidR="00872F09">
          <w:rPr>
            <w:rFonts w:cs="Calibri"/>
          </w:rPr>
          <w:t>balance the load</w:t>
        </w:r>
      </w:ins>
      <w:r>
        <w:rPr>
          <w:rFonts w:cs="Calibri"/>
        </w:rPr>
        <w:t xml:space="preserve">, reduce </w:t>
      </w:r>
      <w:r>
        <w:rPr>
          <w:rFonts w:cs="Calibri" w:hint="eastAsia"/>
        </w:rPr>
        <w:t xml:space="preserve">the </w:t>
      </w:r>
      <w:r>
        <w:rPr>
          <w:rFonts w:cs="Calibri"/>
        </w:rPr>
        <w:t xml:space="preserve">complexity and improve </w:t>
      </w:r>
      <w:r>
        <w:rPr>
          <w:rFonts w:cs="Calibri" w:hint="eastAsia"/>
        </w:rPr>
        <w:t xml:space="preserve">the </w:t>
      </w:r>
      <w:r>
        <w:rPr>
          <w:rFonts w:cs="Calibri"/>
        </w:rPr>
        <w:t xml:space="preserve">safety for trading system. It </w:t>
      </w:r>
      <w:r>
        <w:rPr>
          <w:rFonts w:cs="Calibri" w:hint="eastAsia"/>
        </w:rPr>
        <w:t xml:space="preserve">mainly </w:t>
      </w:r>
      <w:r>
        <w:rPr>
          <w:rFonts w:cs="Calibri"/>
        </w:rPr>
        <w:t>has three functions: link management, protocol conversion and data routing.</w:t>
      </w:r>
    </w:p>
    <w:p w:rsidR="00274F8B" w:rsidRDefault="00F9769E">
      <w:pPr>
        <w:rPr>
          <w:rFonts w:cs="Calibri"/>
        </w:rPr>
      </w:pPr>
      <w:r>
        <w:rPr>
          <w:rFonts w:cs="Calibri"/>
          <w:b/>
        </w:rPr>
        <w:t>Quotation Front-end</w:t>
      </w:r>
      <w:r>
        <w:rPr>
          <w:rFonts w:cs="Calibri"/>
        </w:rPr>
        <w:t xml:space="preserve"> subscribes all quotation data from </w:t>
      </w:r>
      <w:ins w:id="156" w:author="陈学锋" w:date="2018-07-18T20:54:00Z">
        <w:r w:rsidR="00E02702">
          <w:rPr>
            <w:rFonts w:cs="Calibri"/>
          </w:rPr>
          <w:t xml:space="preserve">the </w:t>
        </w:r>
      </w:ins>
      <w:del w:id="157" w:author="陈学锋" w:date="2018-07-18T20:54:00Z">
        <w:r w:rsidDel="00E02702">
          <w:rPr>
            <w:rFonts w:cs="Calibri"/>
          </w:rPr>
          <w:delText xml:space="preserve">offer </w:delText>
        </w:r>
      </w:del>
      <w:ins w:id="158" w:author="陈学锋" w:date="2018-07-18T20:54:00Z">
        <w:r w:rsidR="00E02702">
          <w:rPr>
            <w:rFonts w:cs="Calibri"/>
          </w:rPr>
          <w:t xml:space="preserve">Offer </w:t>
        </w:r>
      </w:ins>
      <w:del w:id="159" w:author="陈学锋" w:date="2018-07-18T20:54:00Z">
        <w:r w:rsidDel="00E02702">
          <w:rPr>
            <w:rFonts w:cs="Calibri"/>
          </w:rPr>
          <w:delText xml:space="preserve">manager </w:delText>
        </w:r>
      </w:del>
      <w:ins w:id="160" w:author="陈学锋" w:date="2018-07-18T20:54:00Z">
        <w:r w:rsidR="00E02702">
          <w:rPr>
            <w:rFonts w:cs="Calibri"/>
          </w:rPr>
          <w:t xml:space="preserve">Manager </w:t>
        </w:r>
      </w:ins>
      <w:r>
        <w:rPr>
          <w:rFonts w:cs="Calibri"/>
        </w:rPr>
        <w:t xml:space="preserve">via FIB and forwards the quotation data to trading clients, which </w:t>
      </w:r>
      <w:del w:id="161" w:author="陈学锋" w:date="2018-07-18T20:54:00Z">
        <w:r w:rsidDel="00E02702">
          <w:rPr>
            <w:rFonts w:cs="Calibri"/>
          </w:rPr>
          <w:delText xml:space="preserve">has </w:delText>
        </w:r>
      </w:del>
      <w:ins w:id="162" w:author="陈学锋" w:date="2018-07-18T20:54:00Z">
        <w:r w:rsidR="00E02702">
          <w:rPr>
            <w:rFonts w:cs="Calibri"/>
          </w:rPr>
          <w:t xml:space="preserve">have </w:t>
        </w:r>
      </w:ins>
      <w:r>
        <w:rPr>
          <w:rFonts w:cs="Calibri"/>
        </w:rPr>
        <w:t>subscribed the</w:t>
      </w:r>
      <w:r>
        <w:rPr>
          <w:rFonts w:cs="Calibri" w:hint="eastAsia"/>
        </w:rPr>
        <w:t xml:space="preserve"> </w:t>
      </w:r>
      <w:r>
        <w:rPr>
          <w:rFonts w:cs="Calibri"/>
        </w:rPr>
        <w:t>quotations of certain contracts via TCP connections.</w:t>
      </w:r>
    </w:p>
    <w:p w:rsidR="00274F8B" w:rsidRDefault="00F9769E">
      <w:pPr>
        <w:rPr>
          <w:rFonts w:cs="Calibri"/>
        </w:rPr>
      </w:pPr>
      <w:r>
        <w:rPr>
          <w:rFonts w:cs="Calibri"/>
          <w:b/>
        </w:rPr>
        <w:t>FIB (Futures Exchange Information B</w:t>
      </w:r>
      <w:r>
        <w:rPr>
          <w:rFonts w:cs="Calibri" w:hint="eastAsia"/>
          <w:b/>
        </w:rPr>
        <w:t>us</w:t>
      </w:r>
      <w:r>
        <w:rPr>
          <w:rFonts w:cs="Calibri"/>
          <w:b/>
        </w:rPr>
        <w:t>)</w:t>
      </w:r>
      <w:r>
        <w:rPr>
          <w:rFonts w:cs="Calibri"/>
        </w:rPr>
        <w:t xml:space="preserve"> is </w:t>
      </w:r>
      <w:ins w:id="163" w:author="陈学锋" w:date="2018-07-18T20:55:00Z">
        <w:r w:rsidR="00E02702">
          <w:rPr>
            <w:rFonts w:cs="Calibri"/>
          </w:rPr>
          <w:t xml:space="preserve">the </w:t>
        </w:r>
      </w:ins>
      <w:r>
        <w:rPr>
          <w:rFonts w:cs="Calibri"/>
        </w:rPr>
        <w:t xml:space="preserve">trading system’s communication infrastructure. It provides data encapsulation, request/response communication mode and publish/subscribe communication mode for upper </w:t>
      </w:r>
      <w:ins w:id="164" w:author="陈学锋" w:date="2018-07-08T16:20:00Z">
        <w:r w:rsidR="00872F09">
          <w:rPr>
            <w:rFonts w:cs="Calibri"/>
          </w:rPr>
          <w:t xml:space="preserve">level </w:t>
        </w:r>
      </w:ins>
      <w:r>
        <w:rPr>
          <w:rFonts w:cs="Calibri"/>
        </w:rPr>
        <w:t>application</w:t>
      </w:r>
      <w:ins w:id="165" w:author="陈学锋" w:date="2018-07-08T16:20:00Z">
        <w:r w:rsidR="00872F09">
          <w:rPr>
            <w:rFonts w:cs="Calibri"/>
          </w:rPr>
          <w:t>s</w:t>
        </w:r>
      </w:ins>
      <w:del w:id="166" w:author="陈学锋" w:date="2018-07-08T16:20:00Z">
        <w:r w:rsidDel="00872F09">
          <w:rPr>
            <w:rFonts w:cs="Calibri"/>
          </w:rPr>
          <w:delText xml:space="preserve"> level</w:delText>
        </w:r>
      </w:del>
      <w:r>
        <w:rPr>
          <w:rFonts w:cs="Calibri"/>
        </w:rPr>
        <w:t xml:space="preserve">. </w:t>
      </w:r>
    </w:p>
    <w:p w:rsidR="00274F8B" w:rsidRDefault="00F9769E">
      <w:pPr>
        <w:rPr>
          <w:rFonts w:cs="Calibri"/>
        </w:rPr>
      </w:pPr>
      <w:r>
        <w:rPr>
          <w:rFonts w:cs="Calibri"/>
          <w:b/>
        </w:rPr>
        <w:t>Monitoring System</w:t>
      </w:r>
      <w:r>
        <w:rPr>
          <w:rFonts w:cs="Calibri"/>
        </w:rPr>
        <w:t xml:space="preserve"> </w:t>
      </w:r>
      <w:r>
        <w:rPr>
          <w:rFonts w:cs="Calibri" w:hint="eastAsia"/>
        </w:rPr>
        <w:t xml:space="preserve">obtains </w:t>
      </w:r>
      <w:r>
        <w:rPr>
          <w:rFonts w:cs="Calibri"/>
        </w:rPr>
        <w:t xml:space="preserve">part of trading data </w:t>
      </w:r>
      <w:r>
        <w:rPr>
          <w:rFonts w:cs="Calibri" w:hint="eastAsia"/>
        </w:rPr>
        <w:t>from</w:t>
      </w:r>
      <w:r>
        <w:rPr>
          <w:rFonts w:cs="Calibri"/>
        </w:rPr>
        <w:t xml:space="preserve"> </w:t>
      </w:r>
      <w:r>
        <w:rPr>
          <w:rFonts w:cs="Calibri" w:hint="eastAsia"/>
        </w:rPr>
        <w:t xml:space="preserve">the </w:t>
      </w:r>
      <w:r>
        <w:rPr>
          <w:rFonts w:cs="Calibri"/>
        </w:rPr>
        <w:t xml:space="preserve">trading system to monitor </w:t>
      </w:r>
      <w:del w:id="167" w:author="陈学锋" w:date="2018-07-08T16:22:00Z">
        <w:r w:rsidDel="00872F09">
          <w:rPr>
            <w:rFonts w:cs="Calibri"/>
          </w:rPr>
          <w:delText xml:space="preserve">both </w:delText>
        </w:r>
      </w:del>
      <w:r>
        <w:rPr>
          <w:rFonts w:cs="Calibri"/>
        </w:rPr>
        <w:t>the application data</w:t>
      </w:r>
      <w:ins w:id="168" w:author="陈学锋" w:date="2018-07-08T16:22:00Z">
        <w:r w:rsidR="00872F09">
          <w:rPr>
            <w:rFonts w:cs="Calibri"/>
          </w:rPr>
          <w:t xml:space="preserve">, </w:t>
        </w:r>
      </w:ins>
      <w:r>
        <w:rPr>
          <w:rFonts w:cs="Calibri"/>
        </w:rPr>
        <w:t xml:space="preserve"> and </w:t>
      </w:r>
      <w:ins w:id="169" w:author="陈学锋" w:date="2018-07-08T16:22:00Z">
        <w:r w:rsidR="00872F09">
          <w:rPr>
            <w:rFonts w:cs="Calibri"/>
          </w:rPr>
          <w:t xml:space="preserve">it also monitors </w:t>
        </w:r>
      </w:ins>
      <w:ins w:id="170" w:author="陈学锋" w:date="2018-07-08T16:23:00Z">
        <w:r w:rsidR="00872F09">
          <w:rPr>
            <w:rFonts w:cs="Calibri"/>
          </w:rPr>
          <w:t xml:space="preserve">the capacity, performance, etc., of </w:t>
        </w:r>
      </w:ins>
      <w:r>
        <w:rPr>
          <w:rFonts w:cs="Calibri"/>
        </w:rPr>
        <w:t>physical components</w:t>
      </w:r>
      <w:ins w:id="171" w:author="陈学锋" w:date="2018-07-08T16:23:00Z">
        <w:r w:rsidR="00872F09">
          <w:rPr>
            <w:rFonts w:cs="Calibri"/>
          </w:rPr>
          <w:t>.</w:t>
        </w:r>
      </w:ins>
      <w:r>
        <w:rPr>
          <w:rFonts w:cs="Calibri"/>
        </w:rPr>
        <w:t xml:space="preserve"> </w:t>
      </w:r>
      <w:del w:id="172" w:author="陈学锋" w:date="2018-07-08T16:23:00Z">
        <w:r w:rsidDel="00872F09">
          <w:rPr>
            <w:rFonts w:cs="Calibri"/>
          </w:rPr>
          <w:delText xml:space="preserve">on the capacity, performance, etc. </w:delText>
        </w:r>
      </w:del>
    </w:p>
    <w:p w:rsidR="00274F8B" w:rsidRDefault="00F9769E">
      <w:pPr>
        <w:rPr>
          <w:rFonts w:cs="Calibri"/>
        </w:rPr>
      </w:pPr>
      <w:r>
        <w:rPr>
          <w:rFonts w:cs="Calibri"/>
          <w:b/>
        </w:rPr>
        <w:t>Arbitration Service</w:t>
      </w:r>
      <w:r>
        <w:rPr>
          <w:rFonts w:cs="Calibri"/>
        </w:rPr>
        <w:t xml:space="preserve"> </w:t>
      </w:r>
      <w:r>
        <w:rPr>
          <w:rFonts w:cs="Calibri" w:hint="eastAsia"/>
        </w:rPr>
        <w:t>manages</w:t>
      </w:r>
      <w:r>
        <w:rPr>
          <w:rFonts w:cs="Calibri"/>
        </w:rPr>
        <w:t xml:space="preserve"> </w:t>
      </w:r>
      <w:ins w:id="173" w:author="陈学锋" w:date="2018-07-08T16:24:00Z">
        <w:r w:rsidR="00872F09">
          <w:rPr>
            <w:rFonts w:cs="Calibri"/>
          </w:rPr>
          <w:t xml:space="preserve">the </w:t>
        </w:r>
      </w:ins>
      <w:r>
        <w:rPr>
          <w:rFonts w:cs="Calibri"/>
        </w:rPr>
        <w:t xml:space="preserve">status switch for </w:t>
      </w:r>
      <w:ins w:id="174" w:author="陈学锋" w:date="2018-07-08T16:24:00Z">
        <w:r w:rsidR="00872F09">
          <w:rPr>
            <w:rFonts w:cs="Calibri"/>
          </w:rPr>
          <w:t xml:space="preserve">the </w:t>
        </w:r>
      </w:ins>
      <w:r>
        <w:rPr>
          <w:rFonts w:cs="Calibri"/>
        </w:rPr>
        <w:t>compositor service.</w:t>
      </w:r>
    </w:p>
    <w:p w:rsidR="00274F8B" w:rsidRDefault="00F9769E">
      <w:pPr>
        <w:rPr>
          <w:rFonts w:cs="Calibri"/>
        </w:rPr>
      </w:pPr>
      <w:r>
        <w:rPr>
          <w:rFonts w:cs="Calibri"/>
          <w:b/>
        </w:rPr>
        <w:t>Compositor Service</w:t>
      </w:r>
      <w:r>
        <w:rPr>
          <w:rFonts w:cs="Calibri"/>
        </w:rPr>
        <w:t xml:space="preserve"> is responsible for serializing transaction requests and publishing transaction sequence as the data source for </w:t>
      </w:r>
      <w:r>
        <w:rPr>
          <w:rFonts w:cs="Calibri" w:hint="eastAsia"/>
        </w:rPr>
        <w:t xml:space="preserve">the </w:t>
      </w:r>
      <w:r>
        <w:rPr>
          <w:rFonts w:cs="Calibri"/>
        </w:rPr>
        <w:t xml:space="preserve">trading kernel. </w:t>
      </w:r>
    </w:p>
    <w:p w:rsidR="00274F8B" w:rsidRDefault="00F9769E">
      <w:pPr>
        <w:rPr>
          <w:rFonts w:cs="Calibri"/>
        </w:rPr>
      </w:pPr>
      <w:r>
        <w:rPr>
          <w:rFonts w:cs="Calibri"/>
          <w:b/>
        </w:rPr>
        <w:t>Trading Kernel</w:t>
      </w:r>
      <w:r>
        <w:rPr>
          <w:rFonts w:cs="Calibri" w:hint="eastAsia"/>
          <w:b/>
        </w:rPr>
        <w:t xml:space="preserve"> </w:t>
      </w:r>
      <w:del w:id="175" w:author="陈学锋" w:date="2018-07-08T16:26:00Z">
        <w:r w:rsidDel="00872F09">
          <w:rPr>
            <w:rFonts w:cs="Calibri"/>
          </w:rPr>
          <w:delText>takes care of</w:delText>
        </w:r>
      </w:del>
      <w:ins w:id="176" w:author="陈学锋" w:date="2018-07-08T16:26:00Z">
        <w:r w:rsidR="00872F09">
          <w:rPr>
            <w:rFonts w:cs="Calibri"/>
          </w:rPr>
          <w:t>calculates</w:t>
        </w:r>
      </w:ins>
      <w:r>
        <w:rPr>
          <w:rFonts w:cs="Calibri"/>
        </w:rPr>
        <w:t xml:space="preserve"> real-time funds and positions </w:t>
      </w:r>
      <w:del w:id="177" w:author="陈学锋" w:date="2018-07-08T16:27:00Z">
        <w:r w:rsidDel="00872F09">
          <w:rPr>
            <w:rFonts w:cs="Calibri"/>
          </w:rPr>
          <w:delText xml:space="preserve">calculation </w:delText>
        </w:r>
      </w:del>
      <w:r>
        <w:rPr>
          <w:rFonts w:cs="Calibri"/>
        </w:rPr>
        <w:t>based on investors’ positions, orders, trades and funds deposit and withdrawal</w:t>
      </w:r>
      <w:r>
        <w:rPr>
          <w:rFonts w:cs="Calibri" w:hint="eastAsia"/>
        </w:rPr>
        <w:t xml:space="preserve">, </w:t>
      </w:r>
      <w:ins w:id="178" w:author="陈学锋" w:date="2018-07-08T16:27:00Z">
        <w:r w:rsidR="00872F09">
          <w:rPr>
            <w:rFonts w:cs="Calibri"/>
          </w:rPr>
          <w:t xml:space="preserve">for the purpose of </w:t>
        </w:r>
      </w:ins>
      <w:del w:id="179" w:author="陈学锋" w:date="2018-07-08T16:27:00Z">
        <w:r w:rsidDel="00872F09">
          <w:rPr>
            <w:rFonts w:cs="Calibri" w:hint="eastAsia"/>
          </w:rPr>
          <w:delText xml:space="preserve">so that the </w:delText>
        </w:r>
      </w:del>
      <w:r>
        <w:rPr>
          <w:rFonts w:cs="Calibri"/>
        </w:rPr>
        <w:t>pre-trade risk management</w:t>
      </w:r>
      <w:del w:id="180" w:author="陈学锋" w:date="2018-07-08T16:27:00Z">
        <w:r w:rsidDel="00872F09">
          <w:rPr>
            <w:rFonts w:cs="Calibri" w:hint="eastAsia"/>
          </w:rPr>
          <w:delText xml:space="preserve"> can be implemented</w:delText>
        </w:r>
      </w:del>
      <w:r>
        <w:rPr>
          <w:rFonts w:cs="Calibri"/>
        </w:rPr>
        <w:t>.</w:t>
      </w:r>
      <w:r>
        <w:rPr>
          <w:rFonts w:cs="Calibri" w:hint="eastAsia"/>
        </w:rPr>
        <w:t xml:space="preserve"> </w:t>
      </w:r>
      <w:r>
        <w:rPr>
          <w:rFonts w:cs="Calibri"/>
        </w:rPr>
        <w:t>Meanwhile, it validates all orders, drives exchange offers, and publishes real-time trading result to FIB.</w:t>
      </w:r>
    </w:p>
    <w:p w:rsidR="00274F8B" w:rsidRDefault="00F9769E">
      <w:pPr>
        <w:rPr>
          <w:rFonts w:cs="Calibri"/>
        </w:rPr>
      </w:pPr>
      <w:r>
        <w:rPr>
          <w:rFonts w:cs="Calibri"/>
          <w:b/>
        </w:rPr>
        <w:t>Query Kernel</w:t>
      </w:r>
      <w:r>
        <w:rPr>
          <w:rFonts w:cs="Calibri"/>
        </w:rPr>
        <w:t xml:space="preserve"> has the same memory database structure and business </w:t>
      </w:r>
      <w:ins w:id="181" w:author="陈学锋" w:date="2018-07-18T21:00:00Z">
        <w:r w:rsidR="00E02702">
          <w:rPr>
            <w:rFonts w:cs="Calibri"/>
          </w:rPr>
          <w:t xml:space="preserve">logic </w:t>
        </w:r>
      </w:ins>
      <w:r>
        <w:rPr>
          <w:rFonts w:cs="Calibri"/>
        </w:rPr>
        <w:t xml:space="preserve">implementation </w:t>
      </w:r>
      <w:del w:id="182" w:author="陈学锋" w:date="2018-07-08T16:28:00Z">
        <w:r w:rsidDel="00872F09">
          <w:rPr>
            <w:rFonts w:cs="Calibri"/>
          </w:rPr>
          <w:delText xml:space="preserve">with </w:delText>
        </w:r>
      </w:del>
      <w:ins w:id="183" w:author="陈学锋" w:date="2018-07-08T16:28:00Z">
        <w:r w:rsidR="00872F09">
          <w:rPr>
            <w:rFonts w:cs="Calibri"/>
          </w:rPr>
          <w:t xml:space="preserve">as </w:t>
        </w:r>
      </w:ins>
      <w:r>
        <w:rPr>
          <w:rFonts w:cs="Calibri" w:hint="eastAsia"/>
        </w:rPr>
        <w:t>the trading kernel</w:t>
      </w:r>
      <w:r>
        <w:rPr>
          <w:rFonts w:cs="Calibri"/>
        </w:rPr>
        <w:t xml:space="preserve">. Based on real-time calculation for investors, </w:t>
      </w:r>
      <w:r>
        <w:rPr>
          <w:rFonts w:cs="Calibri" w:hint="eastAsia"/>
        </w:rPr>
        <w:t xml:space="preserve">query kernel </w:t>
      </w:r>
      <w:r>
        <w:rPr>
          <w:rFonts w:cs="Calibri"/>
        </w:rPr>
        <w:t xml:space="preserve">updates </w:t>
      </w:r>
      <w:ins w:id="184" w:author="陈学锋" w:date="2018-07-08T16:28:00Z">
        <w:r w:rsidR="00872F09">
          <w:rPr>
            <w:rFonts w:cs="Calibri"/>
          </w:rPr>
          <w:t xml:space="preserve">the </w:t>
        </w:r>
      </w:ins>
      <w:r>
        <w:rPr>
          <w:rFonts w:cs="Calibri"/>
        </w:rPr>
        <w:t>memory database to provide query service for trading client</w:t>
      </w:r>
      <w:r>
        <w:rPr>
          <w:rFonts w:cs="Calibri" w:hint="eastAsia"/>
        </w:rPr>
        <w:t>s</w:t>
      </w:r>
      <w:r>
        <w:rPr>
          <w:rFonts w:cs="Calibri"/>
        </w:rPr>
        <w:t xml:space="preserve"> via FIB.</w:t>
      </w:r>
    </w:p>
    <w:p w:rsidR="00274F8B" w:rsidRDefault="00F9769E">
      <w:pPr>
        <w:rPr>
          <w:rFonts w:cs="Calibri"/>
        </w:rPr>
      </w:pPr>
      <w:r>
        <w:rPr>
          <w:rFonts w:cs="Calibri"/>
          <w:b/>
        </w:rPr>
        <w:t>DBMT</w:t>
      </w:r>
      <w:r>
        <w:rPr>
          <w:rFonts w:cs="Calibri"/>
        </w:rPr>
        <w:t xml:space="preserve"> interacts with </w:t>
      </w:r>
      <w:ins w:id="185" w:author="陈学锋" w:date="2018-07-08T16:29:00Z">
        <w:r w:rsidR="00872F09">
          <w:rPr>
            <w:rFonts w:cs="Calibri"/>
          </w:rPr>
          <w:t xml:space="preserve">the </w:t>
        </w:r>
      </w:ins>
      <w:r>
        <w:rPr>
          <w:rFonts w:cs="Calibri"/>
        </w:rPr>
        <w:t xml:space="preserve">business database in real time. It sends business data </w:t>
      </w:r>
      <w:ins w:id="186" w:author="陈学锋" w:date="2018-07-08T16:30:00Z">
        <w:r w:rsidR="00872F09">
          <w:rPr>
            <w:rFonts w:cs="Calibri"/>
          </w:rPr>
          <w:t xml:space="preserve">that </w:t>
        </w:r>
      </w:ins>
      <w:r>
        <w:rPr>
          <w:rFonts w:cs="Calibri"/>
        </w:rPr>
        <w:t xml:space="preserve">need to be updated to </w:t>
      </w:r>
      <w:ins w:id="187" w:author="陈学锋" w:date="2018-07-08T16:30:00Z">
        <w:r w:rsidR="00872F09">
          <w:rPr>
            <w:rFonts w:cs="Calibri"/>
          </w:rPr>
          <w:t xml:space="preserve">the </w:t>
        </w:r>
      </w:ins>
      <w:r>
        <w:rPr>
          <w:rFonts w:cs="Calibri" w:hint="eastAsia"/>
        </w:rPr>
        <w:t>trading kernel</w:t>
      </w:r>
      <w:r>
        <w:rPr>
          <w:rFonts w:cs="Calibri"/>
        </w:rPr>
        <w:t xml:space="preserve"> via the trading front-end.</w:t>
      </w:r>
    </w:p>
    <w:p w:rsidR="00274F8B" w:rsidRDefault="00F9769E">
      <w:pPr>
        <w:rPr>
          <w:rFonts w:cs="Calibri"/>
        </w:rPr>
      </w:pPr>
      <w:r>
        <w:rPr>
          <w:rFonts w:cs="Calibri"/>
          <w:b/>
        </w:rPr>
        <w:t>TMDB</w:t>
      </w:r>
      <w:r>
        <w:rPr>
          <w:rFonts w:cs="Calibri"/>
        </w:rPr>
        <w:t xml:space="preserve"> subscribes </w:t>
      </w:r>
      <w:ins w:id="188" w:author="陈学锋" w:date="2018-07-08T16:32:00Z">
        <w:r w:rsidR="00872F09">
          <w:rPr>
            <w:rFonts w:cs="Calibri"/>
          </w:rPr>
          <w:t xml:space="preserve">to the </w:t>
        </w:r>
      </w:ins>
      <w:r>
        <w:rPr>
          <w:rFonts w:cs="Calibri"/>
        </w:rPr>
        <w:t>t</w:t>
      </w:r>
      <w:r>
        <w:rPr>
          <w:rFonts w:cs="Calibri" w:hint="eastAsia"/>
        </w:rPr>
        <w:t>rading k</w:t>
      </w:r>
      <w:r>
        <w:rPr>
          <w:rFonts w:cs="Calibri"/>
        </w:rPr>
        <w:t xml:space="preserve">ernel’s </w:t>
      </w:r>
      <w:del w:id="189" w:author="陈学锋" w:date="2018-07-08T16:32:00Z">
        <w:r w:rsidDel="00872F09">
          <w:rPr>
            <w:rFonts w:cs="Calibri"/>
          </w:rPr>
          <w:delText xml:space="preserve">processing </w:delText>
        </w:r>
      </w:del>
      <w:r>
        <w:rPr>
          <w:rFonts w:cs="Calibri"/>
        </w:rPr>
        <w:t>result</w:t>
      </w:r>
      <w:ins w:id="190" w:author="陈学锋" w:date="2018-07-08T16:32:00Z">
        <w:r w:rsidR="00872F09">
          <w:rPr>
            <w:rFonts w:cs="Calibri"/>
          </w:rPr>
          <w:t>s</w:t>
        </w:r>
      </w:ins>
      <w:r>
        <w:rPr>
          <w:rFonts w:cs="Calibri"/>
        </w:rPr>
        <w:t xml:space="preserve"> via </w:t>
      </w:r>
      <w:ins w:id="191" w:author="陈学锋" w:date="2018-07-08T16:32:00Z">
        <w:r w:rsidR="00872F09">
          <w:rPr>
            <w:rFonts w:cs="Calibri"/>
          </w:rPr>
          <w:t xml:space="preserve">the </w:t>
        </w:r>
      </w:ins>
      <w:r>
        <w:rPr>
          <w:rFonts w:cs="Calibri"/>
        </w:rPr>
        <w:t xml:space="preserve">FIB. It writes </w:t>
      </w:r>
      <w:del w:id="192" w:author="陈学锋" w:date="2018-07-08T16:33:00Z">
        <w:r w:rsidDel="00872F09">
          <w:rPr>
            <w:rFonts w:cs="Calibri"/>
          </w:rPr>
          <w:delText xml:space="preserve">back </w:delText>
        </w:r>
      </w:del>
      <w:r>
        <w:rPr>
          <w:rFonts w:cs="Calibri"/>
        </w:rPr>
        <w:t xml:space="preserve">relative business data </w:t>
      </w:r>
      <w:ins w:id="193" w:author="陈学锋" w:date="2018-07-08T16:33:00Z">
        <w:r w:rsidR="00872F09">
          <w:rPr>
            <w:rFonts w:cs="Calibri"/>
          </w:rPr>
          <w:t xml:space="preserve">back </w:t>
        </w:r>
      </w:ins>
      <w:r>
        <w:rPr>
          <w:rFonts w:cs="Calibri"/>
        </w:rPr>
        <w:t>into</w:t>
      </w:r>
      <w:ins w:id="194" w:author="陈学锋" w:date="2018-07-08T16:33:00Z">
        <w:r w:rsidR="00872F09">
          <w:rPr>
            <w:rFonts w:cs="Calibri"/>
          </w:rPr>
          <w:t xml:space="preserve"> the</w:t>
        </w:r>
      </w:ins>
      <w:r>
        <w:rPr>
          <w:rFonts w:cs="Calibri"/>
        </w:rPr>
        <w:t xml:space="preserve"> physical database in real time for settlement</w:t>
      </w:r>
      <w:r>
        <w:rPr>
          <w:rFonts w:cs="Calibri" w:hint="eastAsia"/>
        </w:rPr>
        <w:t xml:space="preserve"> use after the trading time</w:t>
      </w:r>
      <w:r>
        <w:rPr>
          <w:rFonts w:cs="Calibri"/>
        </w:rPr>
        <w:t xml:space="preserve">. </w:t>
      </w:r>
    </w:p>
    <w:p w:rsidR="00274F8B" w:rsidRDefault="00F9769E">
      <w:pPr>
        <w:rPr>
          <w:rFonts w:cs="Calibri"/>
        </w:rPr>
      </w:pPr>
      <w:r>
        <w:rPr>
          <w:rFonts w:cs="Calibri"/>
          <w:b/>
        </w:rPr>
        <w:t xml:space="preserve">Trading Initialization </w:t>
      </w:r>
      <w:del w:id="195" w:author="陈学锋" w:date="2018-07-18T21:06:00Z">
        <w:r w:rsidDel="00E86A26">
          <w:rPr>
            <w:rFonts w:cs="Calibri"/>
          </w:rPr>
          <w:delText xml:space="preserve">mainly </w:delText>
        </w:r>
      </w:del>
      <w:r>
        <w:rPr>
          <w:rFonts w:cs="Calibri"/>
        </w:rPr>
        <w:t xml:space="preserve">has two </w:t>
      </w:r>
      <w:ins w:id="196" w:author="陈学锋" w:date="2018-07-18T21:06:00Z">
        <w:r w:rsidR="00E86A26">
          <w:rPr>
            <w:rFonts w:cs="Calibri"/>
          </w:rPr>
          <w:t xml:space="preserve">major </w:t>
        </w:r>
      </w:ins>
      <w:r>
        <w:rPr>
          <w:rFonts w:cs="Calibri"/>
        </w:rPr>
        <w:t xml:space="preserve">functions: 1. </w:t>
      </w:r>
      <w:r>
        <w:rPr>
          <w:rFonts w:cs="Calibri" w:hint="eastAsia"/>
        </w:rPr>
        <w:t>G</w:t>
      </w:r>
      <w:r>
        <w:rPr>
          <w:rFonts w:cs="Calibri"/>
        </w:rPr>
        <w:t xml:space="preserve">enerates necessary data for </w:t>
      </w:r>
      <w:ins w:id="197" w:author="陈学锋" w:date="2018-07-18T21:02:00Z">
        <w:r w:rsidR="00E86A26">
          <w:rPr>
            <w:rFonts w:cs="Calibri"/>
          </w:rPr>
          <w:t xml:space="preserve">the </w:t>
        </w:r>
      </w:ins>
      <w:r>
        <w:rPr>
          <w:rFonts w:cs="Calibri" w:hint="eastAsia"/>
        </w:rPr>
        <w:t>trading kernel</w:t>
      </w:r>
      <w:r>
        <w:rPr>
          <w:rFonts w:cs="Calibri"/>
        </w:rPr>
        <w:t>’</w:t>
      </w:r>
      <w:r>
        <w:rPr>
          <w:rFonts w:cs="Calibri" w:hint="eastAsia"/>
        </w:rPr>
        <w:t>s</w:t>
      </w:r>
      <w:r>
        <w:rPr>
          <w:rFonts w:cs="Calibri"/>
        </w:rPr>
        <w:t xml:space="preserve"> initialization based on the</w:t>
      </w:r>
      <w:r>
        <w:rPr>
          <w:rFonts w:cs="Calibri" w:hint="eastAsia"/>
        </w:rPr>
        <w:t xml:space="preserve"> </w:t>
      </w:r>
      <w:r>
        <w:rPr>
          <w:rFonts w:cs="Calibri"/>
        </w:rPr>
        <w:t xml:space="preserve">database. 2. </w:t>
      </w:r>
      <w:r>
        <w:rPr>
          <w:rFonts w:cs="Calibri" w:hint="eastAsia"/>
        </w:rPr>
        <w:t>S</w:t>
      </w:r>
      <w:r>
        <w:rPr>
          <w:rFonts w:cs="Calibri"/>
        </w:rPr>
        <w:t>ends the</w:t>
      </w:r>
      <w:r>
        <w:rPr>
          <w:rFonts w:cs="Calibri" w:hint="eastAsia"/>
        </w:rPr>
        <w:t xml:space="preserve"> </w:t>
      </w:r>
      <w:r>
        <w:rPr>
          <w:rFonts w:cs="Calibri"/>
        </w:rPr>
        <w:t>trading preparation instruction to</w:t>
      </w:r>
      <w:ins w:id="198" w:author="陈学锋" w:date="2018-07-08T16:35:00Z">
        <w:r w:rsidR="00872F09">
          <w:rPr>
            <w:rFonts w:cs="Calibri"/>
          </w:rPr>
          <w:t xml:space="preserve"> the</w:t>
        </w:r>
      </w:ins>
      <w:r>
        <w:rPr>
          <w:rFonts w:cs="Calibri"/>
        </w:rPr>
        <w:t xml:space="preserve"> system to start a new trading session. </w:t>
      </w:r>
    </w:p>
    <w:p w:rsidR="00274F8B" w:rsidRDefault="00F9769E">
      <w:pPr>
        <w:rPr>
          <w:rFonts w:cs="Calibri"/>
        </w:rPr>
      </w:pPr>
      <w:r>
        <w:rPr>
          <w:rFonts w:cs="Calibri"/>
          <w:b/>
        </w:rPr>
        <w:t>Offer Manager</w:t>
      </w:r>
      <w:r>
        <w:rPr>
          <w:rFonts w:cs="Calibri"/>
        </w:rPr>
        <w:t xml:space="preserve"> manages </w:t>
      </w:r>
      <w:del w:id="199" w:author="陈学锋" w:date="2018-07-08T16:35:00Z">
        <w:r w:rsidDel="00872F09">
          <w:rPr>
            <w:rFonts w:cs="Calibri"/>
          </w:rPr>
          <w:delText>trad</w:delText>
        </w:r>
        <w:r w:rsidDel="00872F09">
          <w:rPr>
            <w:rFonts w:cs="Calibri" w:hint="eastAsia"/>
          </w:rPr>
          <w:delText>e</w:delText>
        </w:r>
        <w:r w:rsidDel="00872F09">
          <w:rPr>
            <w:rFonts w:cs="Calibri"/>
          </w:rPr>
          <w:delText xml:space="preserve"> </w:delText>
        </w:r>
      </w:del>
      <w:ins w:id="200" w:author="陈学锋" w:date="2018-07-08T16:35:00Z">
        <w:r w:rsidR="00872F09">
          <w:rPr>
            <w:rFonts w:cs="Calibri"/>
          </w:rPr>
          <w:t xml:space="preserve">trading </w:t>
        </w:r>
      </w:ins>
      <w:r>
        <w:rPr>
          <w:rFonts w:cs="Calibri"/>
        </w:rPr>
        <w:t xml:space="preserve">and quotation offers. It </w:t>
      </w:r>
      <w:del w:id="201" w:author="陈学锋" w:date="2018-07-08T16:36:00Z">
        <w:r w:rsidDel="00872F09">
          <w:rPr>
            <w:rFonts w:cs="Calibri" w:hint="eastAsia"/>
          </w:rPr>
          <w:delText>makes</w:delText>
        </w:r>
        <w:r w:rsidDel="00872F09">
          <w:rPr>
            <w:rFonts w:cs="Calibri"/>
          </w:rPr>
          <w:delText xml:space="preserve"> </w:delText>
        </w:r>
      </w:del>
      <w:ins w:id="202" w:author="陈学锋" w:date="2018-07-08T16:36:00Z">
        <w:r w:rsidR="00872F09">
          <w:rPr>
            <w:rFonts w:cs="Calibri"/>
          </w:rPr>
          <w:t xml:space="preserve">allows </w:t>
        </w:r>
      </w:ins>
      <w:r>
        <w:rPr>
          <w:rFonts w:cs="Calibri" w:hint="eastAsia"/>
        </w:rPr>
        <w:t>the trading kernel</w:t>
      </w:r>
      <w:r>
        <w:rPr>
          <w:rFonts w:cs="Calibri"/>
        </w:rPr>
        <w:t xml:space="preserve"> </w:t>
      </w:r>
      <w:ins w:id="203" w:author="陈学锋" w:date="2018-07-08T16:36:00Z">
        <w:r w:rsidR="00872F09">
          <w:rPr>
            <w:rFonts w:cs="Calibri"/>
          </w:rPr>
          <w:t>to avoid</w:t>
        </w:r>
      </w:ins>
      <w:del w:id="204" w:author="陈学锋" w:date="2018-07-08T16:37:00Z">
        <w:r w:rsidDel="00872F09">
          <w:rPr>
            <w:rFonts w:cs="Calibri"/>
          </w:rPr>
          <w:delText>no</w:delText>
        </w:r>
        <w:r w:rsidDel="00872F09">
          <w:rPr>
            <w:rFonts w:cs="Calibri" w:hint="eastAsia"/>
          </w:rPr>
          <w:delText>t</w:delText>
        </w:r>
        <w:r w:rsidDel="00872F09">
          <w:rPr>
            <w:rFonts w:cs="Calibri"/>
          </w:rPr>
          <w:delText xml:space="preserve"> need to</w:delText>
        </w:r>
      </w:del>
      <w:r>
        <w:rPr>
          <w:rFonts w:cs="Calibri"/>
        </w:rPr>
        <w:t xml:space="preserve"> process</w:t>
      </w:r>
      <w:ins w:id="205" w:author="陈学锋" w:date="2018-07-08T16:37:00Z">
        <w:r w:rsidR="00872F09">
          <w:rPr>
            <w:rFonts w:cs="Calibri"/>
          </w:rPr>
          <w:t>ing</w:t>
        </w:r>
      </w:ins>
      <w:r>
        <w:rPr>
          <w:rFonts w:cs="Calibri"/>
        </w:rPr>
        <w:t xml:space="preserve"> the complex communication between </w:t>
      </w:r>
      <w:del w:id="206" w:author="陈学锋" w:date="2018-07-18T21:10:00Z">
        <w:r w:rsidDel="00E86A26">
          <w:rPr>
            <w:rFonts w:cs="Calibri"/>
          </w:rPr>
          <w:delText xml:space="preserve">offers </w:delText>
        </w:r>
      </w:del>
      <w:ins w:id="207" w:author="陈学锋" w:date="2018-07-18T21:10:00Z">
        <w:r w:rsidR="00E86A26">
          <w:rPr>
            <w:rFonts w:cs="Calibri"/>
          </w:rPr>
          <w:t xml:space="preserve">Offers </w:t>
        </w:r>
      </w:ins>
      <w:r>
        <w:rPr>
          <w:rFonts w:cs="Calibri"/>
        </w:rPr>
        <w:t xml:space="preserve">and exchange front-ends </w:t>
      </w:r>
      <w:del w:id="208" w:author="陈学锋" w:date="2018-07-08T16:38:00Z">
        <w:r w:rsidDel="00872F09">
          <w:rPr>
            <w:rFonts w:cs="Calibri"/>
          </w:rPr>
          <w:delText xml:space="preserve">directly </w:delText>
        </w:r>
      </w:del>
      <w:ins w:id="209" w:author="陈学锋" w:date="2018-07-08T16:38:00Z">
        <w:r w:rsidR="00872F09">
          <w:rPr>
            <w:rFonts w:cs="Calibri"/>
          </w:rPr>
          <w:t xml:space="preserve">, so as </w:t>
        </w:r>
      </w:ins>
      <w:r>
        <w:rPr>
          <w:rFonts w:cs="Calibri"/>
        </w:rPr>
        <w:t xml:space="preserve">to simplify </w:t>
      </w:r>
      <w:r>
        <w:rPr>
          <w:rFonts w:cs="Calibri" w:hint="eastAsia"/>
        </w:rPr>
        <w:t>the trading kernel</w:t>
      </w:r>
      <w:r>
        <w:rPr>
          <w:rFonts w:cs="Calibri"/>
        </w:rPr>
        <w:t>’s processing logic.</w:t>
      </w:r>
    </w:p>
    <w:p w:rsidR="00274F8B" w:rsidRDefault="00F9769E">
      <w:pPr>
        <w:rPr>
          <w:rFonts w:cs="Calibri"/>
        </w:rPr>
      </w:pPr>
      <w:r>
        <w:rPr>
          <w:rFonts w:cs="Calibri"/>
          <w:b/>
        </w:rPr>
        <w:lastRenderedPageBreak/>
        <w:t>Offer</w:t>
      </w:r>
      <w:r>
        <w:rPr>
          <w:rFonts w:cs="Calibri"/>
        </w:rPr>
        <w:t xml:space="preserve"> implements </w:t>
      </w:r>
      <w:ins w:id="210" w:author="陈学锋" w:date="2018-07-08T16:38:00Z">
        <w:r w:rsidR="00872F09">
          <w:rPr>
            <w:rFonts w:cs="Calibri"/>
          </w:rPr>
          <w:t xml:space="preserve">the </w:t>
        </w:r>
      </w:ins>
      <w:r>
        <w:rPr>
          <w:rFonts w:cs="Calibri"/>
        </w:rPr>
        <w:t>exchange’s quotation API and trade API</w:t>
      </w:r>
      <w:del w:id="211" w:author="陈学锋" w:date="2018-07-08T16:39:00Z">
        <w:r w:rsidDel="00872F09">
          <w:rPr>
            <w:rFonts w:cs="Calibri"/>
          </w:rPr>
          <w:delText xml:space="preserve">, </w:delText>
        </w:r>
      </w:del>
      <w:ins w:id="212" w:author="陈学锋" w:date="2018-07-08T16:39:00Z">
        <w:r w:rsidR="00872F09">
          <w:rPr>
            <w:rFonts w:cs="Calibri"/>
          </w:rPr>
          <w:t xml:space="preserve">. It </w:t>
        </w:r>
      </w:ins>
      <w:r>
        <w:rPr>
          <w:rFonts w:cs="Calibri"/>
        </w:rPr>
        <w:t>places orders</w:t>
      </w:r>
      <w:del w:id="213" w:author="陈学锋" w:date="2018-07-08T16:40:00Z">
        <w:r w:rsidDel="00872F09">
          <w:rPr>
            <w:rFonts w:cs="Calibri"/>
          </w:rPr>
          <w:delText xml:space="preserve"> via remote trading seat provided by exchange</w:delText>
        </w:r>
        <w:r w:rsidDel="00872F09">
          <w:rPr>
            <w:rFonts w:cs="Calibri" w:hint="eastAsia"/>
          </w:rPr>
          <w:delText>s</w:delText>
        </w:r>
      </w:del>
      <w:r>
        <w:rPr>
          <w:rFonts w:cs="Calibri"/>
        </w:rPr>
        <w:t>, receives order return</w:t>
      </w:r>
      <w:r>
        <w:rPr>
          <w:rFonts w:cs="Calibri" w:hint="eastAsia"/>
        </w:rPr>
        <w:t xml:space="preserve">, </w:t>
      </w:r>
      <w:r>
        <w:rPr>
          <w:rFonts w:cs="Calibri"/>
        </w:rPr>
        <w:t>trade return, quotation data, and so on</w:t>
      </w:r>
      <w:ins w:id="214" w:author="陈学锋" w:date="2018-07-08T16:40:00Z">
        <w:r w:rsidR="00872F09" w:rsidRPr="00872F09">
          <w:rPr>
            <w:rFonts w:cs="Calibri"/>
          </w:rPr>
          <w:t xml:space="preserve"> </w:t>
        </w:r>
        <w:r w:rsidR="00872F09">
          <w:rPr>
            <w:rFonts w:cs="Calibri"/>
          </w:rPr>
          <w:t xml:space="preserve">via </w:t>
        </w:r>
      </w:ins>
      <w:ins w:id="215" w:author="陈学锋" w:date="2018-07-18T21:09:00Z">
        <w:r w:rsidR="00E86A26">
          <w:rPr>
            <w:rFonts w:cs="Calibri"/>
          </w:rPr>
          <w:t xml:space="preserve">the </w:t>
        </w:r>
      </w:ins>
      <w:ins w:id="216" w:author="陈学锋" w:date="2018-07-08T16:40:00Z">
        <w:r w:rsidR="00872F09">
          <w:rPr>
            <w:rFonts w:cs="Calibri"/>
          </w:rPr>
          <w:t>remote trading seat provided by exchange</w:t>
        </w:r>
        <w:r w:rsidR="00872F09">
          <w:rPr>
            <w:rFonts w:cs="Calibri" w:hint="eastAsia"/>
          </w:rPr>
          <w:t>s</w:t>
        </w:r>
      </w:ins>
      <w:r>
        <w:rPr>
          <w:rFonts w:cs="Calibri"/>
        </w:rPr>
        <w:t xml:space="preserve">. </w:t>
      </w:r>
    </w:p>
    <w:p w:rsidR="00274F8B" w:rsidRDefault="00F9769E">
      <w:pPr>
        <w:rPr>
          <w:rFonts w:cs="Calibri"/>
        </w:rPr>
      </w:pPr>
      <w:r>
        <w:rPr>
          <w:rFonts w:cs="Calibri"/>
          <w:b/>
        </w:rPr>
        <w:t>Risk Management System</w:t>
      </w:r>
      <w:r>
        <w:rPr>
          <w:rFonts w:cs="Calibri"/>
        </w:rPr>
        <w:t xml:space="preserve"> </w:t>
      </w:r>
      <w:r>
        <w:rPr>
          <w:rFonts w:cs="Calibri" w:hint="eastAsia"/>
        </w:rPr>
        <w:t xml:space="preserve">obtains </w:t>
      </w:r>
      <w:r>
        <w:rPr>
          <w:rFonts w:cs="Calibri"/>
        </w:rPr>
        <w:t xml:space="preserve">the transaction sequence published by </w:t>
      </w:r>
      <w:ins w:id="217" w:author="陈学锋" w:date="2018-07-08T16:45:00Z">
        <w:r w:rsidR="000C3E54">
          <w:rPr>
            <w:rFonts w:cs="Calibri"/>
          </w:rPr>
          <w:t xml:space="preserve">the </w:t>
        </w:r>
      </w:ins>
      <w:r>
        <w:rPr>
          <w:rFonts w:cs="Calibri"/>
        </w:rPr>
        <w:t>compositor and trading result</w:t>
      </w:r>
      <w:ins w:id="218" w:author="陈学锋" w:date="2018-07-08T16:45:00Z">
        <w:r w:rsidR="000C3E54">
          <w:rPr>
            <w:rFonts w:cs="Calibri"/>
          </w:rPr>
          <w:t>s</w:t>
        </w:r>
      </w:ins>
      <w:r>
        <w:rPr>
          <w:rFonts w:cs="Calibri"/>
        </w:rPr>
        <w:t xml:space="preserve"> published by </w:t>
      </w:r>
      <w:r>
        <w:rPr>
          <w:rFonts w:cs="Calibri" w:hint="eastAsia"/>
        </w:rPr>
        <w:t>the trading kernel</w:t>
      </w:r>
      <w:r>
        <w:rPr>
          <w:rFonts w:cs="Calibri"/>
        </w:rPr>
        <w:t xml:space="preserve"> to monitor trading data in real-time, and provides </w:t>
      </w:r>
      <w:ins w:id="219" w:author="陈学锋" w:date="2018-07-18T21:12:00Z">
        <w:r w:rsidR="00E86A26">
          <w:rPr>
            <w:rFonts w:cs="Calibri"/>
          </w:rPr>
          <w:t xml:space="preserve">trial </w:t>
        </w:r>
      </w:ins>
      <w:r>
        <w:rPr>
          <w:rFonts w:cs="Calibri"/>
        </w:rPr>
        <w:t xml:space="preserve">risk </w:t>
      </w:r>
      <w:del w:id="220" w:author="陈学锋" w:date="2018-07-18T21:12:00Z">
        <w:r w:rsidDel="00E86A26">
          <w:rPr>
            <w:rFonts w:cs="Calibri"/>
          </w:rPr>
          <w:delText xml:space="preserve">trial </w:delText>
        </w:r>
      </w:del>
      <w:r>
        <w:rPr>
          <w:rFonts w:cs="Calibri"/>
        </w:rPr>
        <w:t>calculation and forced position liquidation functions as well.</w:t>
      </w:r>
    </w:p>
    <w:p w:rsidR="00274F8B" w:rsidRDefault="00F9769E">
      <w:pPr>
        <w:rPr>
          <w:rFonts w:cs="Calibri"/>
        </w:rPr>
      </w:pPr>
      <w:r>
        <w:rPr>
          <w:rFonts w:cs="Calibri"/>
          <w:b/>
        </w:rPr>
        <w:t xml:space="preserve">Bank-futures Management </w:t>
      </w:r>
      <w:r>
        <w:rPr>
          <w:rFonts w:cs="Calibri"/>
        </w:rPr>
        <w:t xml:space="preserve">is used </w:t>
      </w:r>
      <w:r>
        <w:rPr>
          <w:rFonts w:cs="Calibri" w:hint="eastAsia"/>
        </w:rPr>
        <w:t>to</w:t>
      </w:r>
      <w:r>
        <w:rPr>
          <w:rFonts w:cs="Calibri"/>
        </w:rPr>
        <w:t xml:space="preserve"> manag</w:t>
      </w:r>
      <w:r>
        <w:rPr>
          <w:rFonts w:cs="Calibri" w:hint="eastAsia"/>
        </w:rPr>
        <w:t>e</w:t>
      </w:r>
      <w:r>
        <w:rPr>
          <w:rFonts w:cs="Calibri"/>
        </w:rPr>
        <w:t xml:space="preserve"> bank-futures transfer interfaces. </w:t>
      </w:r>
    </w:p>
    <w:p w:rsidR="00274F8B" w:rsidRDefault="00F9769E">
      <w:pPr>
        <w:rPr>
          <w:rFonts w:cs="Calibri"/>
        </w:rPr>
      </w:pPr>
      <w:r>
        <w:rPr>
          <w:rFonts w:cs="Calibri"/>
          <w:b/>
        </w:rPr>
        <w:t>Clearing Bank Interface (Bank-futures Interface)</w:t>
      </w:r>
      <w:r>
        <w:rPr>
          <w:rFonts w:cs="Calibri"/>
        </w:rPr>
        <w:t xml:space="preserve"> implements bank-futures transfer API </w:t>
      </w:r>
      <w:r>
        <w:rPr>
          <w:rFonts w:cs="Calibri" w:hint="eastAsia"/>
        </w:rPr>
        <w:t>from</w:t>
      </w:r>
      <w:r>
        <w:rPr>
          <w:rFonts w:cs="Calibri"/>
        </w:rPr>
        <w:t xml:space="preserve"> each bank, </w:t>
      </w:r>
      <w:ins w:id="221" w:author="陈学锋" w:date="2018-07-08T16:46:00Z">
        <w:r w:rsidR="000C3E54">
          <w:rPr>
            <w:rFonts w:cs="Calibri"/>
          </w:rPr>
          <w:t xml:space="preserve">and </w:t>
        </w:r>
      </w:ins>
      <w:r>
        <w:rPr>
          <w:rFonts w:cs="Calibri"/>
        </w:rPr>
        <w:t>provides data exchange channel</w:t>
      </w:r>
      <w:ins w:id="222" w:author="陈学锋" w:date="2018-07-08T16:46:00Z">
        <w:r w:rsidR="000C3E54">
          <w:rPr>
            <w:rFonts w:cs="Calibri"/>
          </w:rPr>
          <w:t>s</w:t>
        </w:r>
      </w:ins>
      <w:r>
        <w:rPr>
          <w:rFonts w:cs="Calibri"/>
        </w:rPr>
        <w:t xml:space="preserve"> between the trading system and bank systems.  </w:t>
      </w:r>
    </w:p>
    <w:p w:rsidR="00274F8B" w:rsidRDefault="00F9769E">
      <w:pPr>
        <w:rPr>
          <w:rFonts w:cs="Calibri"/>
        </w:rPr>
      </w:pPr>
      <w:r>
        <w:rPr>
          <w:rFonts w:cs="Calibri"/>
          <w:b/>
        </w:rPr>
        <w:t>Futures Margin Monitoring Center</w:t>
      </w:r>
      <w:r>
        <w:rPr>
          <w:rFonts w:cs="Calibri" w:hint="eastAsia"/>
          <w:b/>
        </w:rPr>
        <w:t xml:space="preserve"> (CFMMC)</w:t>
      </w:r>
      <w:r>
        <w:rPr>
          <w:rFonts w:cs="Calibri"/>
          <w:b/>
        </w:rPr>
        <w:t xml:space="preserve"> Secret Key Interface</w:t>
      </w:r>
      <w:r>
        <w:rPr>
          <w:rFonts w:cs="Calibri"/>
        </w:rPr>
        <w:t xml:space="preserve"> is used for querying the secret key</w:t>
      </w:r>
      <w:ins w:id="223" w:author="陈学锋" w:date="2018-07-08T16:47:00Z">
        <w:r w:rsidR="000C3E54">
          <w:rPr>
            <w:rFonts w:cs="Calibri"/>
          </w:rPr>
          <w:t>s</w:t>
        </w:r>
      </w:ins>
      <w:r>
        <w:rPr>
          <w:rFonts w:cs="Calibri"/>
        </w:rPr>
        <w:t xml:space="preserve"> of futures companies from the Futures Margin Monitoring Center. </w:t>
      </w:r>
    </w:p>
    <w:p w:rsidR="00274F8B" w:rsidRDefault="00F9769E">
      <w:pPr>
        <w:rPr>
          <w:rFonts w:cs="Calibri"/>
        </w:rPr>
      </w:pPr>
      <w:r>
        <w:rPr>
          <w:rFonts w:cs="Calibri"/>
          <w:b/>
        </w:rPr>
        <w:t>Futures Margin Monitoring Center</w:t>
      </w:r>
      <w:r>
        <w:rPr>
          <w:rFonts w:cs="Calibri" w:hint="eastAsia"/>
          <w:b/>
        </w:rPr>
        <w:t>(CFMMC)</w:t>
      </w:r>
      <w:r>
        <w:rPr>
          <w:rFonts w:cs="Calibri"/>
          <w:b/>
        </w:rPr>
        <w:t xml:space="preserve"> Interface Management </w:t>
      </w:r>
      <w:r>
        <w:rPr>
          <w:rFonts w:cs="Calibri"/>
        </w:rPr>
        <w:t xml:space="preserve">is used for managing </w:t>
      </w:r>
      <w:ins w:id="224" w:author="陈学锋" w:date="2018-07-18T21:13:00Z">
        <w:r w:rsidR="008B0DBE">
          <w:rPr>
            <w:rFonts w:cs="Calibri"/>
          </w:rPr>
          <w:t xml:space="preserve">the </w:t>
        </w:r>
      </w:ins>
      <w:r>
        <w:rPr>
          <w:rFonts w:cs="Calibri"/>
        </w:rPr>
        <w:t xml:space="preserve">secret key interface provided by the Futures Margin Monitoring Center. </w:t>
      </w:r>
    </w:p>
    <w:p w:rsidR="00274F8B" w:rsidRDefault="00F9769E">
      <w:pPr>
        <w:rPr>
          <w:rFonts w:cs="Calibri"/>
        </w:rPr>
      </w:pPr>
      <w:r>
        <w:rPr>
          <w:rFonts w:cs="Calibri"/>
          <w:b/>
        </w:rPr>
        <w:t>Business Database</w:t>
      </w:r>
      <w:r>
        <w:rPr>
          <w:rFonts w:cs="Calibri"/>
        </w:rPr>
        <w:t xml:space="preserve"> provides the physical data storage </w:t>
      </w:r>
      <w:del w:id="225" w:author="陈学锋" w:date="2018-07-18T21:14:00Z">
        <w:r w:rsidDel="008B0DBE">
          <w:rPr>
            <w:rFonts w:cs="Calibri"/>
          </w:rPr>
          <w:delText xml:space="preserve">data source </w:delText>
        </w:r>
      </w:del>
      <w:r>
        <w:rPr>
          <w:rFonts w:cs="Calibri"/>
        </w:rPr>
        <w:t xml:space="preserve">for the whole system. </w:t>
      </w:r>
    </w:p>
    <w:p w:rsidR="00274F8B" w:rsidRDefault="00F9769E">
      <w:pPr>
        <w:rPr>
          <w:rFonts w:cs="Calibri"/>
        </w:rPr>
      </w:pPr>
      <w:r>
        <w:rPr>
          <w:rFonts w:cs="Calibri"/>
          <w:b/>
        </w:rPr>
        <w:t>Management Platform</w:t>
      </w:r>
      <w:r>
        <w:rPr>
          <w:rFonts w:cs="Calibri"/>
        </w:rPr>
        <w:t xml:space="preserve"> provides entries of </w:t>
      </w:r>
      <w:del w:id="226" w:author="陈学锋" w:date="2018-07-08T16:49:00Z">
        <w:r w:rsidDel="000C3E54">
          <w:rPr>
            <w:rFonts w:cs="Calibri"/>
          </w:rPr>
          <w:delText xml:space="preserve">variety </w:delText>
        </w:r>
      </w:del>
      <w:ins w:id="227" w:author="陈学锋" w:date="2018-07-08T16:49:00Z">
        <w:r w:rsidR="000C3E54">
          <w:rPr>
            <w:rFonts w:cs="Calibri"/>
          </w:rPr>
          <w:t xml:space="preserve">various </w:t>
        </w:r>
      </w:ins>
      <w:r>
        <w:rPr>
          <w:rFonts w:cs="Calibri"/>
        </w:rPr>
        <w:t>business operations for futures companies.</w:t>
      </w:r>
    </w:p>
    <w:p w:rsidR="00274F8B" w:rsidRDefault="00F9769E">
      <w:pPr>
        <w:pStyle w:val="1"/>
        <w:numPr>
          <w:ilvl w:val="0"/>
          <w:numId w:val="2"/>
        </w:numPr>
        <w:rPr>
          <w:rFonts w:ascii="Calibri" w:hAnsi="Calibri" w:cs="Calibri"/>
        </w:rPr>
      </w:pPr>
      <w:bookmarkStart w:id="228" w:name="_Toc402796976"/>
      <w:bookmarkStart w:id="229" w:name="_Toc9233"/>
      <w:r>
        <w:rPr>
          <w:rFonts w:ascii="Calibri" w:hAnsi="Calibri" w:cs="Calibri"/>
        </w:rPr>
        <w:br w:type="page"/>
      </w:r>
      <w:r>
        <w:rPr>
          <w:rFonts w:ascii="Calibri" w:hAnsi="Calibri" w:cs="Calibri"/>
        </w:rPr>
        <w:lastRenderedPageBreak/>
        <w:t>API</w:t>
      </w:r>
      <w:bookmarkEnd w:id="228"/>
      <w:bookmarkEnd w:id="229"/>
    </w:p>
    <w:p w:rsidR="00274F8B" w:rsidRDefault="00F9769E">
      <w:pPr>
        <w:pStyle w:val="2"/>
        <w:numPr>
          <w:ilvl w:val="1"/>
          <w:numId w:val="2"/>
        </w:numPr>
        <w:rPr>
          <w:rFonts w:ascii="Calibri" w:hAnsi="Calibri" w:cs="Calibri"/>
        </w:rPr>
      </w:pPr>
      <w:bookmarkStart w:id="230" w:name="_Toc402796977"/>
      <w:bookmarkStart w:id="231" w:name="_Toc9585"/>
      <w:r>
        <w:rPr>
          <w:rFonts w:ascii="Calibri" w:hAnsi="Calibri" w:cs="Calibri"/>
        </w:rPr>
        <w:t>Introduction</w:t>
      </w:r>
      <w:bookmarkEnd w:id="230"/>
      <w:bookmarkEnd w:id="231"/>
      <w:r>
        <w:rPr>
          <w:rFonts w:ascii="Calibri" w:hAnsi="Calibri" w:cs="Calibri"/>
        </w:rPr>
        <w:t xml:space="preserve"> </w:t>
      </w:r>
    </w:p>
    <w:p w:rsidR="00274F8B" w:rsidRDefault="00274F8B">
      <w:pPr>
        <w:rPr>
          <w:rFonts w:cs="Calibri"/>
          <w:u w:val="single"/>
        </w:rPr>
      </w:pPr>
    </w:p>
    <w:p w:rsidR="00274F8B" w:rsidRDefault="00F9769E">
      <w:pPr>
        <w:rPr>
          <w:rFonts w:cs="Calibri"/>
        </w:rPr>
      </w:pPr>
      <w:r>
        <w:rPr>
          <w:rFonts w:cs="Calibri"/>
        </w:rPr>
        <w:t>Our API</w:t>
      </w:r>
      <w:r>
        <w:rPr>
          <w:rFonts w:cs="Calibri" w:hint="eastAsia"/>
        </w:rPr>
        <w:t>s</w:t>
      </w:r>
      <w:r>
        <w:rPr>
          <w:rFonts w:cs="Calibri"/>
        </w:rPr>
        <w:t xml:space="preserve"> consist of </w:t>
      </w:r>
      <w:ins w:id="232" w:author="陈学锋" w:date="2018-07-18T21:16:00Z">
        <w:r w:rsidR="008B0DBE">
          <w:rPr>
            <w:rFonts w:cs="Calibri"/>
          </w:rPr>
          <w:t xml:space="preserve">the </w:t>
        </w:r>
      </w:ins>
      <w:r>
        <w:rPr>
          <w:rFonts w:cs="Calibri"/>
        </w:rPr>
        <w:t>Trad</w:t>
      </w:r>
      <w:r>
        <w:rPr>
          <w:rFonts w:cs="Calibri" w:hint="eastAsia"/>
        </w:rPr>
        <w:t>ing System</w:t>
      </w:r>
      <w:r>
        <w:rPr>
          <w:rFonts w:cs="Calibri"/>
        </w:rPr>
        <w:t xml:space="preserve"> API, </w:t>
      </w:r>
      <w:ins w:id="233" w:author="陈学锋" w:date="2018-07-18T21:16:00Z">
        <w:r w:rsidR="008B0DBE">
          <w:rPr>
            <w:rFonts w:cs="Calibri"/>
          </w:rPr>
          <w:t xml:space="preserve">the </w:t>
        </w:r>
      </w:ins>
      <w:r>
        <w:rPr>
          <w:rFonts w:cs="Calibri"/>
        </w:rPr>
        <w:t xml:space="preserve">Risk API and </w:t>
      </w:r>
      <w:ins w:id="234" w:author="陈学锋" w:date="2018-07-18T21:16:00Z">
        <w:r w:rsidR="008B0DBE">
          <w:rPr>
            <w:rFonts w:cs="Calibri"/>
          </w:rPr>
          <w:t xml:space="preserve">the </w:t>
        </w:r>
      </w:ins>
      <w:r>
        <w:rPr>
          <w:rFonts w:cs="Calibri"/>
        </w:rPr>
        <w:t>Settlement API (CSV). By using the</w:t>
      </w:r>
      <w:ins w:id="235" w:author="陈学锋" w:date="2018-07-09T15:58:00Z">
        <w:r w:rsidR="00842CD4">
          <w:rPr>
            <w:rFonts w:cs="Calibri" w:hint="eastAsia"/>
          </w:rPr>
          <w:t>se</w:t>
        </w:r>
      </w:ins>
      <w:r>
        <w:rPr>
          <w:rFonts w:cs="Calibri"/>
        </w:rPr>
        <w:t xml:space="preserve"> three APIs, users can </w:t>
      </w:r>
      <w:del w:id="236" w:author="陈学锋" w:date="2018-07-09T19:57:00Z">
        <w:r w:rsidDel="00F7374C">
          <w:rPr>
            <w:rFonts w:cs="Calibri"/>
          </w:rPr>
          <w:delText xml:space="preserve">dock </w:delText>
        </w:r>
      </w:del>
      <w:ins w:id="237" w:author="陈学锋" w:date="2018-07-09T19:57:00Z">
        <w:r w:rsidR="00F7374C">
          <w:rPr>
            <w:rFonts w:cs="Calibri"/>
          </w:rPr>
          <w:t xml:space="preserve">interact </w:t>
        </w:r>
      </w:ins>
      <w:r>
        <w:rPr>
          <w:rFonts w:cs="Calibri"/>
        </w:rPr>
        <w:t xml:space="preserve">with </w:t>
      </w:r>
      <w:ins w:id="238" w:author="陈学锋" w:date="2018-07-09T19:57:00Z">
        <w:r w:rsidR="00F7374C">
          <w:rPr>
            <w:rFonts w:cs="Calibri"/>
          </w:rPr>
          <w:t xml:space="preserve">the </w:t>
        </w:r>
      </w:ins>
      <w:r>
        <w:rPr>
          <w:rFonts w:cs="Calibri"/>
        </w:rPr>
        <w:t xml:space="preserve">CTP system </w:t>
      </w:r>
      <w:r>
        <w:rPr>
          <w:rFonts w:cs="Calibri" w:hint="eastAsia"/>
        </w:rPr>
        <w:t>to</w:t>
      </w:r>
      <w:r>
        <w:rPr>
          <w:rFonts w:cs="Calibri"/>
        </w:rPr>
        <w:t xml:space="preserve"> process trading, risk control and </w:t>
      </w:r>
      <w:del w:id="239" w:author="陈学锋" w:date="2018-07-18T21:18:00Z">
        <w:r w:rsidDel="008B0DBE">
          <w:rPr>
            <w:rFonts w:cs="Calibri"/>
          </w:rPr>
          <w:delText xml:space="preserve">saving </w:delText>
        </w:r>
      </w:del>
      <w:r>
        <w:rPr>
          <w:rFonts w:cs="Calibri"/>
        </w:rPr>
        <w:t>settlement data</w:t>
      </w:r>
      <w:ins w:id="240" w:author="陈学锋" w:date="2018-07-18T21:18:00Z">
        <w:r w:rsidR="008B0DBE">
          <w:rPr>
            <w:rFonts w:cs="Calibri"/>
          </w:rPr>
          <w:t xml:space="preserve"> storage</w:t>
        </w:r>
      </w:ins>
      <w:r>
        <w:rPr>
          <w:rFonts w:cs="Calibri"/>
        </w:rPr>
        <w:t xml:space="preserve">. </w:t>
      </w:r>
    </w:p>
    <w:p w:rsidR="00274F8B" w:rsidRDefault="00F9769E">
      <w:pPr>
        <w:rPr>
          <w:rFonts w:cs="Calibri"/>
        </w:rPr>
      </w:pPr>
      <w:r>
        <w:rPr>
          <w:rFonts w:cs="Calibri"/>
        </w:rPr>
        <w:t>The Trad</w:t>
      </w:r>
      <w:r>
        <w:rPr>
          <w:rFonts w:cs="Calibri" w:hint="eastAsia"/>
        </w:rPr>
        <w:t>ing System</w:t>
      </w:r>
      <w:r>
        <w:rPr>
          <w:rFonts w:cs="Calibri"/>
        </w:rPr>
        <w:t xml:space="preserve"> API is used for receiving exchanges’ quotation data and sending trading instructions, such as</w:t>
      </w:r>
      <w:del w:id="241" w:author="陈学锋" w:date="2018-07-09T19:58:00Z">
        <w:r w:rsidDel="00F7374C">
          <w:rPr>
            <w:rFonts w:cs="Calibri"/>
          </w:rPr>
          <w:delText>:</w:delText>
        </w:r>
      </w:del>
      <w:r>
        <w:rPr>
          <w:rFonts w:cs="Calibri"/>
        </w:rPr>
        <w:t xml:space="preserve"> </w:t>
      </w:r>
      <w:ins w:id="242" w:author="陈学锋" w:date="2018-07-09T20:00:00Z">
        <w:r w:rsidR="00F7374C">
          <w:rPr>
            <w:rFonts w:cs="Calibri"/>
          </w:rPr>
          <w:t xml:space="preserve">subscribing </w:t>
        </w:r>
      </w:ins>
      <w:r>
        <w:rPr>
          <w:rFonts w:cs="Calibri"/>
        </w:rPr>
        <w:t>quotation</w:t>
      </w:r>
      <w:ins w:id="243" w:author="陈学锋" w:date="2018-07-09T20:01:00Z">
        <w:r w:rsidR="00F7374C">
          <w:rPr>
            <w:rFonts w:cs="Calibri"/>
          </w:rPr>
          <w:t>s</w:t>
        </w:r>
      </w:ins>
      <w:del w:id="244" w:author="陈学锋" w:date="2018-07-09T20:01:00Z">
        <w:r w:rsidDel="00F7374C">
          <w:rPr>
            <w:rFonts w:cs="Calibri"/>
          </w:rPr>
          <w:delText xml:space="preserve"> subscription</w:delText>
        </w:r>
      </w:del>
      <w:r>
        <w:rPr>
          <w:rFonts w:cs="Calibri"/>
        </w:rPr>
        <w:t xml:space="preserve">, placing </w:t>
      </w:r>
      <w:r>
        <w:rPr>
          <w:rFonts w:cs="Calibri" w:hint="eastAsia"/>
        </w:rPr>
        <w:t xml:space="preserve">an </w:t>
      </w:r>
      <w:r>
        <w:rPr>
          <w:rFonts w:cs="Calibri"/>
        </w:rPr>
        <w:t xml:space="preserve">order, </w:t>
      </w:r>
      <w:r>
        <w:rPr>
          <w:rFonts w:cs="Calibri" w:hint="eastAsia"/>
        </w:rPr>
        <w:t xml:space="preserve">canceling an </w:t>
      </w:r>
      <w:r>
        <w:rPr>
          <w:rFonts w:cs="Calibri"/>
        </w:rPr>
        <w:t xml:space="preserve">order, placing </w:t>
      </w:r>
      <w:r>
        <w:rPr>
          <w:rFonts w:cs="Calibri" w:hint="eastAsia"/>
        </w:rPr>
        <w:t xml:space="preserve">a </w:t>
      </w:r>
      <w:r>
        <w:rPr>
          <w:rFonts w:cs="Calibri"/>
        </w:rPr>
        <w:t xml:space="preserve">parked order, </w:t>
      </w:r>
      <w:ins w:id="245" w:author="陈学锋" w:date="2018-07-09T20:01:00Z">
        <w:r w:rsidR="00F7374C">
          <w:rPr>
            <w:rFonts w:cs="Calibri"/>
          </w:rPr>
          <w:t xml:space="preserve">processing </w:t>
        </w:r>
      </w:ins>
      <w:r>
        <w:rPr>
          <w:rFonts w:cs="Calibri"/>
        </w:rPr>
        <w:t xml:space="preserve">futures-bank transfer, </w:t>
      </w:r>
      <w:ins w:id="246" w:author="陈学锋" w:date="2018-07-09T20:01:00Z">
        <w:r w:rsidR="00F7374C">
          <w:rPr>
            <w:rFonts w:cs="Calibri"/>
          </w:rPr>
          <w:t xml:space="preserve">querying </w:t>
        </w:r>
      </w:ins>
      <w:r>
        <w:rPr>
          <w:rFonts w:cs="Calibri"/>
        </w:rPr>
        <w:t>information</w:t>
      </w:r>
      <w:del w:id="247" w:author="陈学锋" w:date="2018-07-09T20:01:00Z">
        <w:r w:rsidDel="00F7374C">
          <w:rPr>
            <w:rFonts w:cs="Calibri"/>
          </w:rPr>
          <w:delText xml:space="preserve"> query</w:delText>
        </w:r>
      </w:del>
      <w:r>
        <w:rPr>
          <w:rFonts w:cs="Calibri"/>
        </w:rPr>
        <w:t xml:space="preserve">, etc. </w:t>
      </w:r>
      <w:ins w:id="248" w:author="陈学锋" w:date="2018-07-18T21:19:00Z">
        <w:r w:rsidR="008B0DBE">
          <w:rPr>
            <w:rFonts w:cs="Calibri"/>
          </w:rPr>
          <w:t xml:space="preserve">The </w:t>
        </w:r>
      </w:ins>
      <w:r>
        <w:rPr>
          <w:rFonts w:cs="Calibri"/>
        </w:rPr>
        <w:t>Trade API</w:t>
      </w:r>
      <w:r>
        <w:rPr>
          <w:rFonts w:cs="Calibri" w:hint="eastAsia"/>
        </w:rPr>
        <w:t xml:space="preserve"> </w:t>
      </w:r>
      <w:r>
        <w:rPr>
          <w:rFonts w:cs="Calibri"/>
        </w:rPr>
        <w:t xml:space="preserve">is the most widely used interface. It’s target users are mainly </w:t>
      </w:r>
      <w:r>
        <w:rPr>
          <w:rFonts w:cs="Calibri" w:hint="eastAsia"/>
        </w:rPr>
        <w:t>client</w:t>
      </w:r>
      <w:r>
        <w:rPr>
          <w:rFonts w:cs="Calibri"/>
        </w:rPr>
        <w:t xml:space="preserve"> software </w:t>
      </w:r>
      <w:del w:id="249" w:author="陈学锋" w:date="2018-07-09T19:59:00Z">
        <w:r w:rsidDel="00F7374C">
          <w:rPr>
            <w:rFonts w:cs="Calibri"/>
          </w:rPr>
          <w:delText xml:space="preserve">developers </w:delText>
        </w:r>
      </w:del>
      <w:ins w:id="250" w:author="陈学锋" w:date="2018-07-09T19:59:00Z">
        <w:r w:rsidR="00F7374C">
          <w:rPr>
            <w:rFonts w:cs="Calibri"/>
          </w:rPr>
          <w:t xml:space="preserve">providers </w:t>
        </w:r>
      </w:ins>
      <w:r>
        <w:rPr>
          <w:rFonts w:cs="Calibri"/>
        </w:rPr>
        <w:t>(e.g. Q7) and individual, institutional and proprietary</w:t>
      </w:r>
      <w:r>
        <w:rPr>
          <w:rFonts w:cs="Calibri"/>
          <w:sz w:val="20"/>
          <w:szCs w:val="20"/>
        </w:rPr>
        <w:t xml:space="preserve"> </w:t>
      </w:r>
      <w:r>
        <w:rPr>
          <w:rFonts w:cs="Calibri"/>
        </w:rPr>
        <w:t xml:space="preserve">investors </w:t>
      </w:r>
      <w:ins w:id="251" w:author="陈学锋" w:date="2018-07-09T20:00:00Z">
        <w:r w:rsidR="00F7374C">
          <w:rPr>
            <w:rFonts w:cs="Calibri"/>
          </w:rPr>
          <w:t xml:space="preserve">that </w:t>
        </w:r>
      </w:ins>
      <w:del w:id="252" w:author="陈学锋" w:date="2018-07-09T20:00:00Z">
        <w:r w:rsidDel="00F7374C">
          <w:rPr>
            <w:rFonts w:cs="Calibri"/>
          </w:rPr>
          <w:delText xml:space="preserve">having </w:delText>
        </w:r>
      </w:del>
      <w:ins w:id="253" w:author="陈学锋" w:date="2018-07-09T20:00:00Z">
        <w:r w:rsidR="00F7374C">
          <w:rPr>
            <w:rFonts w:cs="Calibri"/>
          </w:rPr>
          <w:t xml:space="preserve">have </w:t>
        </w:r>
      </w:ins>
      <w:r>
        <w:rPr>
          <w:rFonts w:cs="Calibri"/>
        </w:rPr>
        <w:t xml:space="preserve">special requirements for trading </w:t>
      </w:r>
      <w:r>
        <w:rPr>
          <w:rFonts w:cs="Calibri" w:hint="eastAsia"/>
        </w:rPr>
        <w:t>clients</w:t>
      </w:r>
      <w:r>
        <w:rPr>
          <w:rFonts w:cs="Calibri"/>
        </w:rPr>
        <w:t>.</w:t>
      </w:r>
    </w:p>
    <w:p w:rsidR="00274F8B" w:rsidRDefault="00F9769E">
      <w:pPr>
        <w:rPr>
          <w:rFonts w:cs="Calibri"/>
        </w:rPr>
      </w:pPr>
      <w:r>
        <w:rPr>
          <w:rFonts w:cs="Calibri"/>
        </w:rPr>
        <w:t xml:space="preserve">The Risk API </w:t>
      </w:r>
      <w:r>
        <w:rPr>
          <w:rFonts w:cs="Calibri" w:hint="eastAsia"/>
        </w:rPr>
        <w:t xml:space="preserve">is </w:t>
      </w:r>
      <w:r>
        <w:rPr>
          <w:rFonts w:cs="Calibri"/>
        </w:rPr>
        <w:t>used</w:t>
      </w:r>
      <w:r>
        <w:rPr>
          <w:rFonts w:cs="Calibri" w:hint="eastAsia"/>
        </w:rPr>
        <w:t xml:space="preserve"> to </w:t>
      </w:r>
      <w:r>
        <w:rPr>
          <w:rFonts w:cs="Calibri"/>
        </w:rPr>
        <w:t xml:space="preserve">obtain real-time data (e.g. funds, positions, margins, etc.) to do trial calculation for investors’ risks and </w:t>
      </w:r>
      <w:r>
        <w:rPr>
          <w:rFonts w:cs="Calibri" w:hint="eastAsia"/>
        </w:rPr>
        <w:t>provide the function of</w:t>
      </w:r>
      <w:r>
        <w:rPr>
          <w:rFonts w:cs="Calibri"/>
        </w:rPr>
        <w:t xml:space="preserve"> forced position liquidation to </w:t>
      </w:r>
      <w:del w:id="254" w:author="陈学锋" w:date="2018-07-09T20:04:00Z">
        <w:r w:rsidDel="00F7374C">
          <w:rPr>
            <w:rFonts w:cs="Calibri"/>
          </w:rPr>
          <w:delText xml:space="preserve">decrease </w:delText>
        </w:r>
      </w:del>
      <w:ins w:id="255" w:author="陈学锋" w:date="2018-07-09T20:04:00Z">
        <w:r w:rsidR="00F7374C">
          <w:rPr>
            <w:rFonts w:cs="Calibri"/>
          </w:rPr>
          <w:t xml:space="preserve">mitigate </w:t>
        </w:r>
      </w:ins>
      <w:r>
        <w:rPr>
          <w:rFonts w:cs="Calibri"/>
        </w:rPr>
        <w:t xml:space="preserve">risks when necessary. It provides risk </w:t>
      </w:r>
      <w:del w:id="256" w:author="陈学锋" w:date="2018-07-09T20:13:00Z">
        <w:r w:rsidDel="00534EB2">
          <w:rPr>
            <w:rFonts w:cs="Calibri"/>
          </w:rPr>
          <w:delText xml:space="preserve">enclosure </w:delText>
        </w:r>
      </w:del>
      <w:ins w:id="257" w:author="陈学锋" w:date="2018-07-09T20:13:00Z">
        <w:r w:rsidR="00534EB2">
          <w:rPr>
            <w:rFonts w:cs="Calibri"/>
          </w:rPr>
          <w:t xml:space="preserve">disclosure </w:t>
        </w:r>
      </w:ins>
      <w:r>
        <w:rPr>
          <w:rFonts w:cs="Calibri"/>
        </w:rPr>
        <w:t>and risk management for risk control personnel in futures companies.</w:t>
      </w:r>
    </w:p>
    <w:p w:rsidR="00274F8B" w:rsidRDefault="00534EB2">
      <w:pPr>
        <w:rPr>
          <w:rFonts w:cs="Calibri"/>
        </w:rPr>
      </w:pPr>
      <w:ins w:id="258" w:author="陈学锋" w:date="2018-07-09T20:14:00Z">
        <w:r>
          <w:rPr>
            <w:rFonts w:cs="Calibri"/>
          </w:rPr>
          <w:t xml:space="preserve">The </w:t>
        </w:r>
      </w:ins>
      <w:r w:rsidR="00F9769E">
        <w:rPr>
          <w:rFonts w:cs="Calibri"/>
        </w:rPr>
        <w:t xml:space="preserve">RcWin platform, provided by SFIT for risk control personnel in futures companies, is developed </w:t>
      </w:r>
      <w:del w:id="259" w:author="陈学锋" w:date="2018-07-09T20:15:00Z">
        <w:r w:rsidR="00F9769E" w:rsidDel="00534EB2">
          <w:rPr>
            <w:rFonts w:cs="Calibri" w:hint="eastAsia"/>
          </w:rPr>
          <w:delText>by using</w:delText>
        </w:r>
        <w:r w:rsidR="00F9769E" w:rsidDel="00534EB2">
          <w:rPr>
            <w:rFonts w:cs="Calibri"/>
          </w:rPr>
          <w:delText xml:space="preserve"> </w:delText>
        </w:r>
      </w:del>
      <w:ins w:id="260" w:author="陈学锋" w:date="2018-07-09T20:15:00Z">
        <w:r>
          <w:rPr>
            <w:rFonts w:cs="Calibri"/>
          </w:rPr>
          <w:t xml:space="preserve">with </w:t>
        </w:r>
      </w:ins>
      <w:r w:rsidR="00F9769E">
        <w:rPr>
          <w:rFonts w:cs="Calibri"/>
        </w:rPr>
        <w:t xml:space="preserve">the Risk API. Because data managed by the risk API </w:t>
      </w:r>
      <w:r w:rsidR="00F9769E">
        <w:rPr>
          <w:rFonts w:cs="Calibri" w:hint="eastAsia"/>
        </w:rPr>
        <w:t xml:space="preserve">involves </w:t>
      </w:r>
      <w:r w:rsidR="00F9769E">
        <w:rPr>
          <w:rFonts w:cs="Calibri"/>
        </w:rPr>
        <w:t>all investors</w:t>
      </w:r>
      <w:del w:id="261" w:author="陈学锋" w:date="2018-07-09T20:16:00Z">
        <w:r w:rsidR="00F9769E" w:rsidDel="00534EB2">
          <w:rPr>
            <w:rFonts w:cs="Calibri"/>
          </w:rPr>
          <w:delText>’</w:delText>
        </w:r>
        <w:r w:rsidR="00F9769E" w:rsidDel="00534EB2">
          <w:rPr>
            <w:rFonts w:cs="Calibri" w:hint="eastAsia"/>
          </w:rPr>
          <w:delText xml:space="preserve"> data</w:delText>
        </w:r>
      </w:del>
      <w:r w:rsidR="00F9769E">
        <w:rPr>
          <w:rFonts w:cs="Calibri"/>
        </w:rPr>
        <w:t xml:space="preserve">, the target users for the </w:t>
      </w:r>
      <w:del w:id="262" w:author="陈学锋" w:date="2018-07-09T20:16:00Z">
        <w:r w:rsidR="00F9769E" w:rsidDel="00534EB2">
          <w:rPr>
            <w:rFonts w:cs="Calibri"/>
          </w:rPr>
          <w:delText xml:space="preserve">risk </w:delText>
        </w:r>
      </w:del>
      <w:ins w:id="263" w:author="陈学锋" w:date="2018-07-09T20:16:00Z">
        <w:r>
          <w:rPr>
            <w:rFonts w:cs="Calibri"/>
          </w:rPr>
          <w:t xml:space="preserve">Risk </w:t>
        </w:r>
      </w:ins>
      <w:r w:rsidR="00F9769E">
        <w:rPr>
          <w:rFonts w:cs="Calibri"/>
        </w:rPr>
        <w:t>API are futures companies with special requirements for risk management</w:t>
      </w:r>
      <w:del w:id="264" w:author="陈学锋" w:date="2018-07-09T20:17:00Z">
        <w:r w:rsidR="00F9769E" w:rsidDel="00534EB2">
          <w:rPr>
            <w:rFonts w:cs="Calibri"/>
          </w:rPr>
          <w:delText xml:space="preserve"> system</w:delText>
        </w:r>
      </w:del>
      <w:r w:rsidR="00F9769E">
        <w:rPr>
          <w:rFonts w:cs="Calibri"/>
        </w:rPr>
        <w:t>, but not individual investors.</w:t>
      </w:r>
    </w:p>
    <w:p w:rsidR="00274F8B" w:rsidRDefault="00F9769E">
      <w:pPr>
        <w:rPr>
          <w:ins w:id="265" w:author="陈学锋" w:date="2018-07-18T21:22:00Z"/>
          <w:rFonts w:cs="Calibri"/>
        </w:rPr>
      </w:pPr>
      <w:r>
        <w:rPr>
          <w:rFonts w:cs="Calibri"/>
        </w:rPr>
        <w:t xml:space="preserve">The Settlement API </w:t>
      </w:r>
      <w:del w:id="266" w:author="陈学锋" w:date="2018-07-09T20:18:00Z">
        <w:r w:rsidDel="00534EB2">
          <w:rPr>
            <w:rFonts w:cs="Calibri" w:hint="eastAsia"/>
          </w:rPr>
          <w:delText>mainly contains</w:delText>
        </w:r>
      </w:del>
      <w:ins w:id="267" w:author="陈学锋" w:date="2018-07-09T20:18:00Z">
        <w:r w:rsidR="00534EB2">
          <w:rPr>
            <w:rFonts w:cs="Calibri"/>
          </w:rPr>
          <w:t>consists of</w:t>
        </w:r>
      </w:ins>
      <w:r>
        <w:rPr>
          <w:rFonts w:cs="Calibri"/>
        </w:rPr>
        <w:t xml:space="preserve"> a series of database instructions</w:t>
      </w:r>
      <w:r>
        <w:rPr>
          <w:rFonts w:cs="Calibri" w:hint="eastAsia"/>
        </w:rPr>
        <w:t>.</w:t>
      </w:r>
      <w:r>
        <w:rPr>
          <w:rFonts w:cs="Calibri"/>
        </w:rPr>
        <w:t xml:space="preserve"> </w:t>
      </w:r>
      <w:r>
        <w:rPr>
          <w:rFonts w:cs="Calibri" w:hint="eastAsia"/>
        </w:rPr>
        <w:t>It is</w:t>
      </w:r>
      <w:r>
        <w:rPr>
          <w:rFonts w:cs="Calibri"/>
        </w:rPr>
        <w:t xml:space="preserve"> deployed on </w:t>
      </w:r>
      <w:del w:id="268" w:author="陈学锋" w:date="2018-07-09T20:19:00Z">
        <w:r w:rsidDel="00534EB2">
          <w:rPr>
            <w:rFonts w:cs="Calibri"/>
          </w:rPr>
          <w:delText xml:space="preserve">the </w:delText>
        </w:r>
      </w:del>
      <w:r>
        <w:rPr>
          <w:rFonts w:cs="Calibri"/>
        </w:rPr>
        <w:t>computers</w:t>
      </w:r>
      <w:del w:id="269" w:author="陈学锋" w:date="2018-07-09T20:19:00Z">
        <w:r w:rsidDel="00534EB2">
          <w:rPr>
            <w:rFonts w:cs="Calibri"/>
          </w:rPr>
          <w:delText xml:space="preserve">, which </w:delText>
        </w:r>
      </w:del>
      <w:ins w:id="270" w:author="陈学锋" w:date="2018-07-09T20:19:00Z">
        <w:r w:rsidR="00534EB2">
          <w:rPr>
            <w:rFonts w:cs="Calibri"/>
          </w:rPr>
          <w:t xml:space="preserve"> that </w:t>
        </w:r>
      </w:ins>
      <w:r>
        <w:rPr>
          <w:rFonts w:cs="Calibri"/>
        </w:rPr>
        <w:t xml:space="preserve">can access </w:t>
      </w:r>
      <w:ins w:id="271" w:author="陈学锋" w:date="2018-07-09T20:19:00Z">
        <w:r w:rsidR="00534EB2">
          <w:rPr>
            <w:rFonts w:cs="Calibri"/>
          </w:rPr>
          <w:t xml:space="preserve">the </w:t>
        </w:r>
      </w:ins>
      <w:r>
        <w:rPr>
          <w:rFonts w:cs="Calibri"/>
        </w:rPr>
        <w:t xml:space="preserve">CTP physical database. By executing corresponding instructions, operators can obtain </w:t>
      </w:r>
      <w:r>
        <w:rPr>
          <w:rFonts w:cs="Calibri" w:hint="eastAsia"/>
        </w:rPr>
        <w:t>relevant</w:t>
      </w:r>
      <w:r>
        <w:rPr>
          <w:rFonts w:cs="Calibri"/>
        </w:rPr>
        <w:t xml:space="preserve"> data, such as investors’ information, trade</w:t>
      </w:r>
      <w:r>
        <w:rPr>
          <w:rFonts w:cs="Calibri" w:hint="eastAsia"/>
        </w:rPr>
        <w:t>s</w:t>
      </w:r>
      <w:r>
        <w:rPr>
          <w:rFonts w:cs="Calibri"/>
        </w:rPr>
        <w:t>, positions, etc. The main target users are also futures companies, not individual investors.</w:t>
      </w:r>
    </w:p>
    <w:p w:rsidR="0013283B" w:rsidRPr="0013283B" w:rsidRDefault="0013283B">
      <w:pPr>
        <w:pStyle w:val="a0"/>
        <w:spacing w:before="156"/>
        <w:ind w:firstLineChars="0" w:firstLine="0"/>
        <w:pPrChange w:id="272" w:author="陈学锋" w:date="2018-07-18T21:22:00Z">
          <w:pPr/>
        </w:pPrChange>
      </w:pPr>
      <w:ins w:id="273" w:author="陈学锋" w:date="2018-07-18T21:22:00Z">
        <w:r>
          <w:t>(should Risk API and Settlement API</w:t>
        </w:r>
      </w:ins>
      <w:ins w:id="274" w:author="陈学锋" w:date="2018-07-18T21:23:00Z">
        <w:r>
          <w:t xml:space="preserve"> be mentioned here?)</w:t>
        </w:r>
      </w:ins>
    </w:p>
    <w:p w:rsidR="00274F8B" w:rsidRDefault="00F9769E">
      <w:pPr>
        <w:pStyle w:val="3"/>
        <w:numPr>
          <w:ilvl w:val="2"/>
          <w:numId w:val="2"/>
        </w:numPr>
      </w:pPr>
      <w:bookmarkStart w:id="275" w:name="_Toc402796978"/>
      <w:bookmarkStart w:id="276" w:name="_Toc30476"/>
      <w:r>
        <w:t>Interface Files</w:t>
      </w:r>
      <w:bookmarkEnd w:id="275"/>
      <w:bookmarkEnd w:id="276"/>
    </w:p>
    <w:p w:rsidR="00274F8B" w:rsidRDefault="00F9769E">
      <w:pPr>
        <w:rPr>
          <w:rFonts w:cs="Calibri"/>
        </w:rPr>
      </w:pPr>
      <w:r>
        <w:rPr>
          <w:rFonts w:cs="Calibri"/>
        </w:rPr>
        <w:t>Developers can ask their futures company for the Trade</w:t>
      </w:r>
      <w:del w:id="277" w:author="陈学锋" w:date="2018-07-18T21:24:00Z">
        <w:r w:rsidDel="0013283B">
          <w:rPr>
            <w:rFonts w:cs="Calibri"/>
          </w:rPr>
          <w:delText>r</w:delText>
        </w:r>
      </w:del>
      <w:r>
        <w:rPr>
          <w:rFonts w:cs="Calibri" w:hint="eastAsia"/>
        </w:rPr>
        <w:t xml:space="preserve"> </w:t>
      </w:r>
      <w:r>
        <w:rPr>
          <w:rFonts w:cs="Calibri"/>
        </w:rPr>
        <w:t>API, or download the official Trade API</w:t>
      </w:r>
      <w:r>
        <w:rPr>
          <w:rFonts w:cs="Calibri" w:hint="eastAsia"/>
        </w:rPr>
        <w:t xml:space="preserve"> </w:t>
      </w:r>
      <w:r>
        <w:rPr>
          <w:rFonts w:cs="Calibri"/>
        </w:rPr>
        <w:t xml:space="preserve">from our website. Versions of these two may be different. </w:t>
      </w:r>
    </w:p>
    <w:p w:rsidR="00274F8B" w:rsidRDefault="00F9769E">
      <w:pPr>
        <w:rPr>
          <w:rFonts w:cs="Calibri"/>
        </w:rPr>
      </w:pPr>
      <w:r>
        <w:rPr>
          <w:rFonts w:cs="Calibri"/>
        </w:rPr>
        <w:t xml:space="preserve">Official Website Address:  </w:t>
      </w:r>
      <w:hyperlink r:id="rId16" w:history="1">
        <w:r>
          <w:rPr>
            <w:rStyle w:val="aa"/>
            <w:rFonts w:cs="Calibri"/>
            <w:i/>
            <w:color w:val="auto"/>
          </w:rPr>
          <w:t>http://www.sfit.com.cn/</w:t>
        </w:r>
      </w:hyperlink>
    </w:p>
    <w:p w:rsidR="00274F8B" w:rsidRDefault="00F9769E">
      <w:pPr>
        <w:rPr>
          <w:rFonts w:cs="Calibri"/>
        </w:rPr>
      </w:pPr>
      <w:r>
        <w:rPr>
          <w:rFonts w:cs="Calibri"/>
        </w:rPr>
        <w:t>API Files list:</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3589"/>
        <w:gridCol w:w="3782"/>
      </w:tblGrid>
      <w:tr w:rsidR="00274F8B">
        <w:trPr>
          <w:trHeight w:val="550"/>
          <w:jc w:val="center"/>
        </w:trPr>
        <w:tc>
          <w:tcPr>
            <w:tcW w:w="3589"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lastRenderedPageBreak/>
              <w:t>File Name</w:t>
            </w:r>
          </w:p>
        </w:tc>
        <w:tc>
          <w:tcPr>
            <w:tcW w:w="3782"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File Description</w:t>
            </w:r>
          </w:p>
        </w:tc>
      </w:tr>
      <w:tr w:rsidR="00274F8B">
        <w:trPr>
          <w:trHeight w:val="552"/>
          <w:jc w:val="center"/>
        </w:trPr>
        <w:tc>
          <w:tcPr>
            <w:tcW w:w="3589" w:type="dxa"/>
            <w:tcBorders>
              <w:tl2br w:val="nil"/>
              <w:tr2bl w:val="nil"/>
            </w:tcBorders>
          </w:tcPr>
          <w:p w:rsidR="00274F8B" w:rsidRDefault="00F9769E">
            <w:pPr>
              <w:spacing w:before="120"/>
              <w:rPr>
                <w:rFonts w:cs="Calibri"/>
                <w:b/>
                <w:bCs/>
              </w:rPr>
            </w:pPr>
            <w:r>
              <w:rPr>
                <w:rFonts w:cs="Calibri"/>
                <w:bCs/>
                <w:szCs w:val="28"/>
              </w:rPr>
              <w:t>ThostFtdcTraderApi.h</w:t>
            </w:r>
          </w:p>
        </w:tc>
        <w:tc>
          <w:tcPr>
            <w:tcW w:w="3782" w:type="dxa"/>
            <w:tcBorders>
              <w:tl2br w:val="nil"/>
              <w:tr2bl w:val="nil"/>
            </w:tcBorders>
          </w:tcPr>
          <w:p w:rsidR="00274F8B" w:rsidRDefault="00F9769E">
            <w:pPr>
              <w:spacing w:before="120"/>
              <w:rPr>
                <w:rFonts w:cs="Calibri"/>
              </w:rPr>
            </w:pPr>
            <w:r>
              <w:rPr>
                <w:rFonts w:cs="Calibri"/>
                <w:szCs w:val="28"/>
              </w:rPr>
              <w:t>Trade</w:t>
            </w:r>
            <w:r>
              <w:rPr>
                <w:rFonts w:cs="Calibri"/>
              </w:rPr>
              <w:t xml:space="preserve"> </w:t>
            </w:r>
            <w:r>
              <w:rPr>
                <w:rFonts w:cs="Calibri"/>
                <w:szCs w:val="28"/>
              </w:rPr>
              <w:t>interface C++ head</w:t>
            </w:r>
            <w:ins w:id="278" w:author="陈学锋" w:date="2018-07-09T20:22:00Z">
              <w:r w:rsidR="00534EB2">
                <w:rPr>
                  <w:rFonts w:cs="Calibri"/>
                  <w:szCs w:val="28"/>
                </w:rPr>
                <w:t>er</w:t>
              </w:r>
            </w:ins>
            <w:r>
              <w:rPr>
                <w:rFonts w:cs="Calibri"/>
                <w:szCs w:val="28"/>
              </w:rPr>
              <w:t xml:space="preserve"> file</w:t>
            </w:r>
          </w:p>
        </w:tc>
      </w:tr>
      <w:tr w:rsidR="00274F8B">
        <w:trPr>
          <w:trHeight w:val="573"/>
          <w:jc w:val="center"/>
        </w:trPr>
        <w:tc>
          <w:tcPr>
            <w:tcW w:w="3589" w:type="dxa"/>
            <w:tcBorders>
              <w:tl2br w:val="nil"/>
              <w:tr2bl w:val="nil"/>
            </w:tcBorders>
          </w:tcPr>
          <w:p w:rsidR="00274F8B" w:rsidRDefault="00F9769E">
            <w:pPr>
              <w:spacing w:before="120"/>
              <w:rPr>
                <w:rFonts w:cs="Calibri"/>
                <w:b/>
                <w:bCs/>
              </w:rPr>
            </w:pPr>
            <w:r>
              <w:rPr>
                <w:rFonts w:cs="Calibri"/>
                <w:bCs/>
                <w:szCs w:val="28"/>
              </w:rPr>
              <w:t>ThostFtdcMdApi.h</w:t>
            </w:r>
          </w:p>
        </w:tc>
        <w:tc>
          <w:tcPr>
            <w:tcW w:w="3782" w:type="dxa"/>
            <w:tcBorders>
              <w:tl2br w:val="nil"/>
              <w:tr2bl w:val="nil"/>
            </w:tcBorders>
          </w:tcPr>
          <w:p w:rsidR="00274F8B" w:rsidRDefault="00F9769E">
            <w:pPr>
              <w:spacing w:before="120"/>
              <w:rPr>
                <w:rFonts w:cs="Calibri"/>
              </w:rPr>
            </w:pPr>
            <w:r>
              <w:rPr>
                <w:rFonts w:cs="Calibri"/>
                <w:szCs w:val="28"/>
              </w:rPr>
              <w:t>Quotation interface C++ head</w:t>
            </w:r>
            <w:ins w:id="279" w:author="陈学锋" w:date="2018-07-09T20:22:00Z">
              <w:r w:rsidR="00534EB2">
                <w:rPr>
                  <w:rFonts w:cs="Calibri"/>
                  <w:szCs w:val="28"/>
                </w:rPr>
                <w:t>er</w:t>
              </w:r>
            </w:ins>
            <w:r>
              <w:rPr>
                <w:rFonts w:cs="Calibri"/>
                <w:szCs w:val="28"/>
              </w:rPr>
              <w:t xml:space="preserve"> file</w:t>
            </w:r>
          </w:p>
        </w:tc>
      </w:tr>
      <w:tr w:rsidR="00274F8B">
        <w:trPr>
          <w:trHeight w:val="552"/>
          <w:jc w:val="center"/>
        </w:trPr>
        <w:tc>
          <w:tcPr>
            <w:tcW w:w="3589" w:type="dxa"/>
            <w:tcBorders>
              <w:tl2br w:val="nil"/>
              <w:tr2bl w:val="nil"/>
            </w:tcBorders>
          </w:tcPr>
          <w:p w:rsidR="00274F8B" w:rsidRDefault="00F9769E">
            <w:pPr>
              <w:spacing w:before="120"/>
              <w:rPr>
                <w:rFonts w:cs="Calibri"/>
                <w:b/>
                <w:bCs/>
              </w:rPr>
            </w:pPr>
            <w:r>
              <w:rPr>
                <w:rFonts w:cs="Calibri"/>
                <w:bCs/>
                <w:szCs w:val="28"/>
              </w:rPr>
              <w:t>ThostFtdcUserApiStruct.h</w:t>
            </w:r>
          </w:p>
        </w:tc>
        <w:tc>
          <w:tcPr>
            <w:tcW w:w="3782" w:type="dxa"/>
            <w:tcBorders>
              <w:tl2br w:val="nil"/>
              <w:tr2bl w:val="nil"/>
            </w:tcBorders>
          </w:tcPr>
          <w:p w:rsidR="00274F8B" w:rsidRDefault="00F9769E">
            <w:pPr>
              <w:spacing w:before="120"/>
              <w:rPr>
                <w:rFonts w:cs="Calibri"/>
              </w:rPr>
            </w:pPr>
            <w:r>
              <w:rPr>
                <w:rFonts w:cs="Calibri"/>
                <w:szCs w:val="28"/>
              </w:rPr>
              <w:t>Defines all data structures</w:t>
            </w:r>
          </w:p>
        </w:tc>
      </w:tr>
      <w:tr w:rsidR="00274F8B">
        <w:trPr>
          <w:trHeight w:val="548"/>
          <w:jc w:val="center"/>
        </w:trPr>
        <w:tc>
          <w:tcPr>
            <w:tcW w:w="3589" w:type="dxa"/>
            <w:tcBorders>
              <w:tl2br w:val="nil"/>
              <w:tr2bl w:val="nil"/>
            </w:tcBorders>
          </w:tcPr>
          <w:p w:rsidR="00274F8B" w:rsidRDefault="00F9769E">
            <w:pPr>
              <w:spacing w:before="120"/>
              <w:rPr>
                <w:rFonts w:cs="Calibri"/>
                <w:b/>
                <w:bCs/>
              </w:rPr>
            </w:pPr>
            <w:r>
              <w:rPr>
                <w:rFonts w:cs="Calibri"/>
                <w:bCs/>
                <w:szCs w:val="28"/>
              </w:rPr>
              <w:t>ThostFtdcUserApiDataType.h</w:t>
            </w:r>
          </w:p>
        </w:tc>
        <w:tc>
          <w:tcPr>
            <w:tcW w:w="3782" w:type="dxa"/>
            <w:tcBorders>
              <w:tl2br w:val="nil"/>
              <w:tr2bl w:val="nil"/>
            </w:tcBorders>
          </w:tcPr>
          <w:p w:rsidR="00274F8B" w:rsidRDefault="00F9769E">
            <w:pPr>
              <w:spacing w:before="120"/>
              <w:rPr>
                <w:rFonts w:cs="Calibri"/>
              </w:rPr>
            </w:pPr>
            <w:r>
              <w:rPr>
                <w:rFonts w:cs="Calibri"/>
                <w:szCs w:val="28"/>
              </w:rPr>
              <w:t>Defines all data types</w:t>
            </w:r>
          </w:p>
        </w:tc>
      </w:tr>
      <w:tr w:rsidR="00274F8B">
        <w:trPr>
          <w:trHeight w:val="554"/>
          <w:jc w:val="center"/>
        </w:trPr>
        <w:tc>
          <w:tcPr>
            <w:tcW w:w="3589" w:type="dxa"/>
            <w:tcBorders>
              <w:tl2br w:val="nil"/>
              <w:tr2bl w:val="nil"/>
            </w:tcBorders>
          </w:tcPr>
          <w:p w:rsidR="00274F8B" w:rsidRDefault="00F9769E">
            <w:pPr>
              <w:spacing w:before="120"/>
              <w:rPr>
                <w:rFonts w:cs="Calibri"/>
                <w:b/>
                <w:bCs/>
              </w:rPr>
            </w:pPr>
            <w:r>
              <w:rPr>
                <w:rFonts w:cs="Calibri"/>
                <w:bCs/>
                <w:szCs w:val="28"/>
              </w:rPr>
              <w:t>thosttraderapi.dll</w:t>
            </w:r>
          </w:p>
        </w:tc>
        <w:tc>
          <w:tcPr>
            <w:tcW w:w="3782" w:type="dxa"/>
            <w:vMerge w:val="restart"/>
            <w:tcBorders>
              <w:tl2br w:val="nil"/>
              <w:tr2bl w:val="nil"/>
            </w:tcBorders>
          </w:tcPr>
          <w:p w:rsidR="00274F8B" w:rsidRDefault="00F9769E">
            <w:pPr>
              <w:spacing w:before="120"/>
              <w:rPr>
                <w:rFonts w:cs="Calibri"/>
              </w:rPr>
            </w:pPr>
            <w:r>
              <w:rPr>
                <w:rFonts w:cs="Calibri"/>
                <w:szCs w:val="28"/>
              </w:rPr>
              <w:t xml:space="preserve">Dynamic link library of </w:t>
            </w:r>
            <w:ins w:id="280" w:author="陈学锋" w:date="2018-07-18T21:24:00Z">
              <w:r w:rsidR="0013283B">
                <w:rPr>
                  <w:rFonts w:cs="Calibri"/>
                  <w:szCs w:val="28"/>
                </w:rPr>
                <w:t xml:space="preserve">the </w:t>
              </w:r>
            </w:ins>
            <w:r>
              <w:rPr>
                <w:rFonts w:cs="Calibri"/>
                <w:szCs w:val="28"/>
              </w:rPr>
              <w:t>Trade</w:t>
            </w:r>
            <w:r>
              <w:rPr>
                <w:rFonts w:cs="Calibri"/>
              </w:rPr>
              <w:t xml:space="preserve"> </w:t>
            </w:r>
            <w:r>
              <w:rPr>
                <w:rFonts w:cs="Calibri"/>
                <w:szCs w:val="28"/>
              </w:rPr>
              <w:t>interface.</w:t>
            </w:r>
          </w:p>
        </w:tc>
      </w:tr>
      <w:tr w:rsidR="00274F8B">
        <w:trPr>
          <w:trHeight w:val="562"/>
          <w:jc w:val="center"/>
        </w:trPr>
        <w:tc>
          <w:tcPr>
            <w:tcW w:w="3589" w:type="dxa"/>
            <w:tcBorders>
              <w:tl2br w:val="nil"/>
              <w:tr2bl w:val="nil"/>
            </w:tcBorders>
          </w:tcPr>
          <w:p w:rsidR="00274F8B" w:rsidRDefault="00F9769E">
            <w:pPr>
              <w:spacing w:before="120"/>
              <w:rPr>
                <w:rFonts w:cs="Calibri"/>
                <w:b/>
                <w:bCs/>
              </w:rPr>
            </w:pPr>
            <w:r>
              <w:rPr>
                <w:rFonts w:cs="Calibri"/>
                <w:bCs/>
                <w:szCs w:val="28"/>
              </w:rPr>
              <w:t>thosttraderapi.lib</w:t>
            </w:r>
          </w:p>
        </w:tc>
        <w:tc>
          <w:tcPr>
            <w:tcW w:w="3782" w:type="dxa"/>
            <w:vMerge/>
            <w:tcBorders>
              <w:tl2br w:val="nil"/>
              <w:tr2bl w:val="nil"/>
            </w:tcBorders>
          </w:tcPr>
          <w:p w:rsidR="00274F8B" w:rsidRDefault="00274F8B">
            <w:pPr>
              <w:spacing w:before="120"/>
              <w:rPr>
                <w:rFonts w:cs="Calibri"/>
                <w:szCs w:val="28"/>
              </w:rPr>
            </w:pPr>
          </w:p>
        </w:tc>
      </w:tr>
      <w:tr w:rsidR="00274F8B">
        <w:trPr>
          <w:trHeight w:val="557"/>
          <w:jc w:val="center"/>
        </w:trPr>
        <w:tc>
          <w:tcPr>
            <w:tcW w:w="3589" w:type="dxa"/>
            <w:tcBorders>
              <w:tl2br w:val="nil"/>
              <w:tr2bl w:val="nil"/>
            </w:tcBorders>
          </w:tcPr>
          <w:p w:rsidR="00274F8B" w:rsidRDefault="00F9769E">
            <w:pPr>
              <w:spacing w:before="120"/>
              <w:rPr>
                <w:rFonts w:cs="Calibri"/>
                <w:b/>
                <w:bCs/>
              </w:rPr>
            </w:pPr>
            <w:r>
              <w:rPr>
                <w:rFonts w:cs="Calibri"/>
                <w:bCs/>
                <w:szCs w:val="28"/>
              </w:rPr>
              <w:t>thostmduserapi.dll</w:t>
            </w:r>
          </w:p>
        </w:tc>
        <w:tc>
          <w:tcPr>
            <w:tcW w:w="3782" w:type="dxa"/>
            <w:vMerge w:val="restart"/>
            <w:tcBorders>
              <w:tl2br w:val="nil"/>
              <w:tr2bl w:val="nil"/>
            </w:tcBorders>
          </w:tcPr>
          <w:p w:rsidR="00274F8B" w:rsidRDefault="00F9769E">
            <w:pPr>
              <w:spacing w:before="120"/>
              <w:rPr>
                <w:rFonts w:cs="Calibri"/>
              </w:rPr>
            </w:pPr>
            <w:r>
              <w:rPr>
                <w:rFonts w:cs="Calibri"/>
              </w:rPr>
              <w:t xml:space="preserve">Dynamic link library of </w:t>
            </w:r>
            <w:ins w:id="281" w:author="陈学锋" w:date="2018-07-18T21:25:00Z">
              <w:r w:rsidR="0013283B">
                <w:rPr>
                  <w:rFonts w:cs="Calibri"/>
                </w:rPr>
                <w:t xml:space="preserve">the </w:t>
              </w:r>
            </w:ins>
            <w:r>
              <w:rPr>
                <w:rFonts w:cs="Calibri"/>
              </w:rPr>
              <w:t>quotation interface.</w:t>
            </w:r>
          </w:p>
        </w:tc>
      </w:tr>
      <w:tr w:rsidR="00274F8B">
        <w:trPr>
          <w:trHeight w:val="564"/>
          <w:jc w:val="center"/>
        </w:trPr>
        <w:tc>
          <w:tcPr>
            <w:tcW w:w="3589" w:type="dxa"/>
            <w:tcBorders>
              <w:tl2br w:val="nil"/>
              <w:tr2bl w:val="nil"/>
            </w:tcBorders>
          </w:tcPr>
          <w:p w:rsidR="00274F8B" w:rsidRDefault="00F9769E">
            <w:pPr>
              <w:spacing w:before="120"/>
              <w:rPr>
                <w:rFonts w:cs="Calibri"/>
                <w:b/>
                <w:bCs/>
              </w:rPr>
            </w:pPr>
            <w:r>
              <w:rPr>
                <w:rFonts w:cs="Calibri"/>
                <w:bCs/>
                <w:szCs w:val="28"/>
              </w:rPr>
              <w:t>thostmduserapi.lib</w:t>
            </w:r>
          </w:p>
        </w:tc>
        <w:tc>
          <w:tcPr>
            <w:tcW w:w="3782" w:type="dxa"/>
            <w:vMerge/>
            <w:tcBorders>
              <w:tl2br w:val="nil"/>
              <w:tr2bl w:val="nil"/>
            </w:tcBorders>
          </w:tcPr>
          <w:p w:rsidR="00274F8B" w:rsidRDefault="00274F8B">
            <w:pPr>
              <w:spacing w:before="120"/>
              <w:rPr>
                <w:rFonts w:cs="Calibri"/>
                <w:szCs w:val="28"/>
              </w:rPr>
            </w:pPr>
          </w:p>
        </w:tc>
      </w:tr>
      <w:tr w:rsidR="00274F8B">
        <w:trPr>
          <w:trHeight w:val="544"/>
          <w:jc w:val="center"/>
        </w:trPr>
        <w:tc>
          <w:tcPr>
            <w:tcW w:w="3589" w:type="dxa"/>
            <w:tcBorders>
              <w:tl2br w:val="nil"/>
              <w:tr2bl w:val="nil"/>
            </w:tcBorders>
          </w:tcPr>
          <w:p w:rsidR="00274F8B" w:rsidRDefault="00F9769E">
            <w:pPr>
              <w:spacing w:before="120"/>
              <w:rPr>
                <w:rFonts w:cs="Calibri"/>
                <w:b/>
                <w:bCs/>
              </w:rPr>
            </w:pPr>
            <w:r>
              <w:rPr>
                <w:rFonts w:cs="Calibri"/>
                <w:bCs/>
                <w:szCs w:val="28"/>
              </w:rPr>
              <w:t>error.dtd</w:t>
            </w:r>
          </w:p>
        </w:tc>
        <w:tc>
          <w:tcPr>
            <w:tcW w:w="3782" w:type="dxa"/>
            <w:vMerge w:val="restart"/>
            <w:tcBorders>
              <w:tl2br w:val="nil"/>
              <w:tr2bl w:val="nil"/>
            </w:tcBorders>
          </w:tcPr>
          <w:p w:rsidR="00274F8B" w:rsidRDefault="00F9769E">
            <w:pPr>
              <w:spacing w:before="120"/>
              <w:rPr>
                <w:rFonts w:cs="Calibri"/>
              </w:rPr>
            </w:pPr>
            <w:r>
              <w:rPr>
                <w:rFonts w:cs="Calibri"/>
              </w:rPr>
              <w:t>API error codes and information in xml format.</w:t>
            </w:r>
          </w:p>
        </w:tc>
      </w:tr>
      <w:tr w:rsidR="00274F8B">
        <w:trPr>
          <w:trHeight w:val="552"/>
          <w:jc w:val="center"/>
        </w:trPr>
        <w:tc>
          <w:tcPr>
            <w:tcW w:w="3589" w:type="dxa"/>
            <w:tcBorders>
              <w:tl2br w:val="nil"/>
              <w:tr2bl w:val="nil"/>
            </w:tcBorders>
          </w:tcPr>
          <w:p w:rsidR="00274F8B" w:rsidRDefault="00F9769E">
            <w:pPr>
              <w:spacing w:before="120"/>
              <w:rPr>
                <w:rFonts w:cs="Calibri"/>
                <w:b/>
                <w:bCs/>
              </w:rPr>
            </w:pPr>
            <w:r>
              <w:rPr>
                <w:rFonts w:cs="Calibri"/>
                <w:bCs/>
                <w:szCs w:val="28"/>
              </w:rPr>
              <w:t>error.xml</w:t>
            </w:r>
          </w:p>
        </w:tc>
        <w:tc>
          <w:tcPr>
            <w:tcW w:w="3782" w:type="dxa"/>
            <w:vMerge/>
            <w:tcBorders>
              <w:tl2br w:val="nil"/>
              <w:tr2bl w:val="nil"/>
            </w:tcBorders>
          </w:tcPr>
          <w:p w:rsidR="00274F8B" w:rsidRDefault="00274F8B">
            <w:pPr>
              <w:keepNext/>
              <w:spacing w:before="120"/>
              <w:rPr>
                <w:rFonts w:cs="Calibri"/>
                <w:sz w:val="28"/>
                <w:szCs w:val="28"/>
              </w:rPr>
            </w:pPr>
          </w:p>
        </w:tc>
      </w:tr>
    </w:tbl>
    <w:p w:rsidR="00274F8B" w:rsidRDefault="00274F8B">
      <w:pPr>
        <w:rPr>
          <w:rFonts w:cs="Calibri"/>
        </w:rPr>
      </w:pPr>
    </w:p>
    <w:p w:rsidR="00274F8B" w:rsidRDefault="00274F8B" w:rsidP="003822AC">
      <w:pPr>
        <w:pStyle w:val="a0"/>
        <w:spacing w:before="156"/>
        <w:ind w:firstLine="240"/>
      </w:pPr>
    </w:p>
    <w:p w:rsidR="00274F8B" w:rsidRDefault="00F9769E">
      <w:pPr>
        <w:pStyle w:val="2"/>
        <w:numPr>
          <w:ilvl w:val="1"/>
          <w:numId w:val="2"/>
        </w:numPr>
        <w:rPr>
          <w:rFonts w:ascii="Calibri" w:hAnsi="Calibri" w:cs="Calibri"/>
        </w:rPr>
      </w:pPr>
      <w:bookmarkStart w:id="282" w:name="_Toc402796979"/>
      <w:bookmarkStart w:id="283" w:name="_Toc30265"/>
      <w:r>
        <w:rPr>
          <w:rFonts w:ascii="Calibri" w:hAnsi="Calibri" w:cs="Calibri"/>
        </w:rPr>
        <w:t>General Rules</w:t>
      </w:r>
      <w:bookmarkEnd w:id="282"/>
      <w:bookmarkEnd w:id="283"/>
    </w:p>
    <w:p w:rsidR="00274F8B" w:rsidRDefault="00F9769E">
      <w:pPr>
        <w:pStyle w:val="3"/>
        <w:numPr>
          <w:ilvl w:val="2"/>
          <w:numId w:val="2"/>
        </w:numPr>
      </w:pPr>
      <w:bookmarkStart w:id="284" w:name="_Toc402796980"/>
      <w:bookmarkStart w:id="285" w:name="_Toc32042"/>
      <w:r>
        <w:t>Naming Conventions</w:t>
      </w:r>
      <w:bookmarkEnd w:id="284"/>
      <w:bookmarkEnd w:id="285"/>
      <w:r>
        <w:t xml:space="preserve"> </w:t>
      </w:r>
    </w:p>
    <w:p w:rsidR="00274F8B" w:rsidRDefault="00274F8B"/>
    <w:tbl>
      <w:tblPr>
        <w:tblW w:w="0" w:type="auto"/>
        <w:tblInd w:w="817"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1701"/>
        <w:gridCol w:w="2268"/>
        <w:gridCol w:w="2835"/>
      </w:tblGrid>
      <w:tr w:rsidR="00274F8B">
        <w:tc>
          <w:tcPr>
            <w:tcW w:w="1701" w:type="dxa"/>
            <w:tcBorders>
              <w:tl2br w:val="nil"/>
              <w:tr2bl w:val="nil"/>
            </w:tcBorders>
            <w:shd w:val="clear" w:color="auto" w:fill="9BBB59"/>
          </w:tcPr>
          <w:p w:rsidR="00274F8B" w:rsidRDefault="00F9769E">
            <w:pPr>
              <w:pStyle w:val="a0"/>
              <w:spacing w:before="156"/>
              <w:ind w:firstLineChars="0" w:firstLine="0"/>
              <w:rPr>
                <w:rFonts w:cs="Calibri"/>
                <w:b/>
                <w:color w:val="FFFFFF"/>
                <w:sz w:val="21"/>
              </w:rPr>
            </w:pPr>
            <w:r>
              <w:rPr>
                <w:rFonts w:cs="Calibri"/>
                <w:b/>
                <w:color w:val="FFFFFF"/>
                <w:sz w:val="21"/>
              </w:rPr>
              <w:t>Rule</w:t>
            </w:r>
          </w:p>
        </w:tc>
        <w:tc>
          <w:tcPr>
            <w:tcW w:w="2268" w:type="dxa"/>
            <w:tcBorders>
              <w:tl2br w:val="nil"/>
              <w:tr2bl w:val="nil"/>
            </w:tcBorders>
            <w:shd w:val="clear" w:color="auto" w:fill="9BBB59"/>
          </w:tcPr>
          <w:p w:rsidR="00274F8B" w:rsidRDefault="00F9769E">
            <w:pPr>
              <w:pStyle w:val="a0"/>
              <w:spacing w:before="156"/>
              <w:ind w:firstLineChars="0" w:firstLine="0"/>
              <w:rPr>
                <w:rFonts w:cs="Calibri"/>
                <w:b/>
                <w:color w:val="FFFFFF"/>
                <w:sz w:val="21"/>
              </w:rPr>
            </w:pPr>
            <w:r>
              <w:rPr>
                <w:rFonts w:cs="Calibri"/>
                <w:b/>
                <w:color w:val="FFFFFF"/>
                <w:sz w:val="21"/>
              </w:rPr>
              <w:t>Format</w:t>
            </w:r>
          </w:p>
        </w:tc>
        <w:tc>
          <w:tcPr>
            <w:tcW w:w="2835" w:type="dxa"/>
            <w:tcBorders>
              <w:tl2br w:val="nil"/>
              <w:tr2bl w:val="nil"/>
            </w:tcBorders>
            <w:shd w:val="clear" w:color="auto" w:fill="9BBB59"/>
          </w:tcPr>
          <w:p w:rsidR="00274F8B" w:rsidRDefault="00F9769E">
            <w:pPr>
              <w:pStyle w:val="a0"/>
              <w:spacing w:before="156"/>
              <w:ind w:firstLineChars="0" w:firstLine="0"/>
              <w:rPr>
                <w:rFonts w:cs="Calibri"/>
                <w:b/>
                <w:color w:val="FFFFFF"/>
                <w:sz w:val="21"/>
              </w:rPr>
            </w:pPr>
            <w:r>
              <w:rPr>
                <w:rFonts w:cs="Calibri"/>
                <w:b/>
                <w:color w:val="FFFFFF"/>
                <w:sz w:val="21"/>
              </w:rPr>
              <w:t>Example</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Request</w:t>
            </w:r>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Req</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ReqUserLogin</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del w:id="286" w:author="陈学锋" w:date="2018-07-09T20:23:00Z">
              <w:r w:rsidDel="00534EB2">
                <w:rPr>
                  <w:rFonts w:cs="Calibri"/>
                  <w:color w:val="000000"/>
                  <w:sz w:val="21"/>
                </w:rPr>
                <w:delText>Reply</w:delText>
              </w:r>
            </w:del>
            <w:ins w:id="287" w:author="陈学锋" w:date="2018-07-09T20:23:00Z">
              <w:r w:rsidR="00534EB2">
                <w:rPr>
                  <w:rFonts w:cs="Calibri"/>
                  <w:color w:val="000000"/>
                  <w:sz w:val="21"/>
                </w:rPr>
                <w:t>Response</w:t>
              </w:r>
            </w:ins>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OnRsp</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OnRspUserLogin</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Query</w:t>
            </w:r>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ReqQry</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ReqQryInstrument</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del w:id="288" w:author="陈学锋" w:date="2018-07-09T20:23:00Z">
              <w:r w:rsidDel="00534EB2">
                <w:rPr>
                  <w:rFonts w:cs="Calibri"/>
                  <w:color w:val="000000"/>
                  <w:sz w:val="21"/>
                </w:rPr>
                <w:delText xml:space="preserve">Reply </w:delText>
              </w:r>
            </w:del>
            <w:ins w:id="289" w:author="陈学锋" w:date="2018-07-09T20:23:00Z">
              <w:r w:rsidR="00534EB2">
                <w:rPr>
                  <w:rFonts w:cs="Calibri"/>
                  <w:color w:val="000000"/>
                  <w:sz w:val="21"/>
                </w:rPr>
                <w:t xml:space="preserve">Response </w:t>
              </w:r>
            </w:ins>
            <w:r>
              <w:rPr>
                <w:rFonts w:cs="Calibri"/>
                <w:color w:val="000000"/>
                <w:sz w:val="21"/>
              </w:rPr>
              <w:lastRenderedPageBreak/>
              <w:t>of Query</w:t>
            </w:r>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lastRenderedPageBreak/>
              <w:t>OnRspQry</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OnRspQryInstrument</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lastRenderedPageBreak/>
              <w:t>Return</w:t>
            </w:r>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OnRtn</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OnRtnOrder</w:t>
            </w:r>
          </w:p>
        </w:tc>
      </w:tr>
      <w:tr w:rsidR="00274F8B">
        <w:tc>
          <w:tcPr>
            <w:tcW w:w="1701"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Error Return</w:t>
            </w:r>
          </w:p>
        </w:tc>
        <w:tc>
          <w:tcPr>
            <w:tcW w:w="2268"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OnErrRtn</w:t>
            </w:r>
            <w:r>
              <w:rPr>
                <w:rFonts w:cs="Calibri" w:hint="eastAsia"/>
                <w:color w:val="000000"/>
                <w:sz w:val="21"/>
              </w:rPr>
              <w:t>----</w:t>
            </w:r>
          </w:p>
        </w:tc>
        <w:tc>
          <w:tcPr>
            <w:tcW w:w="2835" w:type="dxa"/>
            <w:tcBorders>
              <w:tl2br w:val="nil"/>
              <w:tr2bl w:val="nil"/>
            </w:tcBorders>
            <w:shd w:val="clear" w:color="auto" w:fill="FFFFFF"/>
          </w:tcPr>
          <w:p w:rsidR="00274F8B" w:rsidRDefault="00F9769E">
            <w:pPr>
              <w:pStyle w:val="a0"/>
              <w:spacing w:before="156"/>
              <w:ind w:firstLineChars="0" w:firstLine="0"/>
              <w:rPr>
                <w:rFonts w:cs="Calibri"/>
                <w:color w:val="000000"/>
                <w:sz w:val="21"/>
              </w:rPr>
            </w:pPr>
            <w:r>
              <w:rPr>
                <w:rFonts w:cs="Calibri"/>
                <w:color w:val="000000"/>
                <w:sz w:val="21"/>
              </w:rPr>
              <w:t>OnErrRtnOrderInsert</w:t>
            </w:r>
          </w:p>
        </w:tc>
      </w:tr>
    </w:tbl>
    <w:p w:rsidR="00274F8B" w:rsidRDefault="00274F8B">
      <w:pPr>
        <w:rPr>
          <w:rFonts w:cs="Calibri"/>
          <w:u w:val="single"/>
        </w:rPr>
      </w:pPr>
    </w:p>
    <w:p w:rsidR="00274F8B" w:rsidRDefault="00F9769E">
      <w:pPr>
        <w:pStyle w:val="3"/>
        <w:numPr>
          <w:ilvl w:val="2"/>
          <w:numId w:val="2"/>
        </w:numPr>
      </w:pPr>
      <w:bookmarkStart w:id="290" w:name="_Toc402796981"/>
      <w:bookmarkStart w:id="291" w:name="_Toc31135"/>
      <w:r>
        <w:t>Interface Classes</w:t>
      </w:r>
      <w:bookmarkEnd w:id="290"/>
      <w:bookmarkEnd w:id="291"/>
    </w:p>
    <w:p w:rsidR="00274F8B" w:rsidRDefault="00F9769E">
      <w:pPr>
        <w:rPr>
          <w:rFonts w:cs="Calibri"/>
        </w:rPr>
      </w:pPr>
      <w:r>
        <w:rPr>
          <w:rFonts w:cs="Calibri" w:hint="eastAsia"/>
          <w:b/>
        </w:rPr>
        <w:t>------</w:t>
      </w:r>
      <w:r>
        <w:rPr>
          <w:rFonts w:cs="Calibri"/>
          <w:b/>
        </w:rPr>
        <w:t>Spi (e.g. CThostFtdcTraderSpi)</w:t>
      </w:r>
      <w:r>
        <w:rPr>
          <w:rFonts w:cs="Calibri"/>
        </w:rPr>
        <w:t xml:space="preserve"> includes all response and return functions. Developers should derive the interface and implement corresponding virtual functions. </w:t>
      </w:r>
    </w:p>
    <w:p w:rsidR="00274F8B" w:rsidRDefault="00F9769E">
      <w:r>
        <w:rPr>
          <w:rFonts w:cs="Calibri" w:hint="eastAsia"/>
          <w:b/>
        </w:rPr>
        <w:t>------</w:t>
      </w:r>
      <w:r>
        <w:rPr>
          <w:rFonts w:cs="Calibri"/>
          <w:b/>
        </w:rPr>
        <w:t>Api (e.g. CThostFtdcTraderApi</w:t>
      </w:r>
      <w:r>
        <w:rPr>
          <w:rFonts w:cs="Calibri" w:hint="eastAsia"/>
          <w:b/>
        </w:rPr>
        <w:t xml:space="preserve">) </w:t>
      </w:r>
      <w:r>
        <w:rPr>
          <w:rFonts w:cs="Calibri"/>
        </w:rPr>
        <w:t>contains interfaces for sending requests and subscriptions</w:t>
      </w:r>
      <w:ins w:id="292" w:author="陈学锋" w:date="2018-07-09T20:25:00Z">
        <w:r w:rsidR="00C461B1">
          <w:rPr>
            <w:rFonts w:cs="Calibri"/>
          </w:rPr>
          <w:t xml:space="preserve"> actively</w:t>
        </w:r>
      </w:ins>
      <w:del w:id="293" w:author="陈学锋" w:date="2018-07-09T20:24:00Z">
        <w:r w:rsidDel="00C461B1">
          <w:rPr>
            <w:rFonts w:cs="Calibri"/>
          </w:rPr>
          <w:delText xml:space="preserve"> initiatively</w:delText>
        </w:r>
      </w:del>
      <w:r>
        <w:rPr>
          <w:rFonts w:cs="Calibri"/>
        </w:rPr>
        <w:t>. Developers can invoke it directly.</w:t>
      </w:r>
    </w:p>
    <w:p w:rsidR="00274F8B" w:rsidRDefault="00F9769E">
      <w:pPr>
        <w:pStyle w:val="3"/>
        <w:numPr>
          <w:ilvl w:val="2"/>
          <w:numId w:val="2"/>
        </w:numPr>
      </w:pPr>
      <w:bookmarkStart w:id="294" w:name="_Toc402796982"/>
      <w:bookmarkStart w:id="295" w:name="_Toc13398"/>
      <w:r>
        <w:t>General Parameters</w:t>
      </w:r>
      <w:bookmarkEnd w:id="294"/>
      <w:bookmarkEnd w:id="295"/>
    </w:p>
    <w:p w:rsidR="00274F8B" w:rsidRDefault="00F9769E">
      <w:pPr>
        <w:rPr>
          <w:rFonts w:cs="Calibri"/>
        </w:rPr>
      </w:pPr>
      <w:r>
        <w:rPr>
          <w:rFonts w:cs="Calibri"/>
          <w:b/>
        </w:rPr>
        <w:t>nRequestID:</w:t>
      </w:r>
      <w:r>
        <w:rPr>
          <w:rFonts w:cs="Calibri"/>
        </w:rPr>
        <w:t xml:space="preserve"> Client</w:t>
      </w:r>
      <w:r>
        <w:rPr>
          <w:rFonts w:cs="Calibri" w:hint="eastAsia"/>
        </w:rPr>
        <w:t>s</w:t>
      </w:r>
      <w:r>
        <w:rPr>
          <w:rFonts w:cs="Calibri"/>
        </w:rPr>
        <w:t xml:space="preserve"> should designate a RequestID when sending the request. The </w:t>
      </w:r>
      <w:r>
        <w:rPr>
          <w:rFonts w:cs="Calibri" w:hint="eastAsia"/>
        </w:rPr>
        <w:t>trade</w:t>
      </w:r>
      <w:r>
        <w:rPr>
          <w:rFonts w:cs="Calibri"/>
        </w:rPr>
        <w:t xml:space="preserve"> API</w:t>
      </w:r>
      <w:r>
        <w:rPr>
          <w:rFonts w:cs="Calibri" w:hint="eastAsia"/>
        </w:rPr>
        <w:t xml:space="preserve"> </w:t>
      </w:r>
      <w:r>
        <w:rPr>
          <w:rFonts w:cs="Calibri"/>
        </w:rPr>
        <w:t xml:space="preserve">will return the same RequestID in the response or return. When client operates frequently, one response method may be invoked </w:t>
      </w:r>
      <w:del w:id="296" w:author="陈学锋" w:date="2018-07-09T20:26:00Z">
        <w:r w:rsidDel="00C461B1">
          <w:rPr>
            <w:rFonts w:cs="Calibri"/>
          </w:rPr>
          <w:delText>for several</w:delText>
        </w:r>
      </w:del>
      <w:ins w:id="297" w:author="陈学锋" w:date="2018-07-09T20:26:00Z">
        <w:r w:rsidR="00C461B1">
          <w:rPr>
            <w:rFonts w:cs="Calibri"/>
          </w:rPr>
          <w:t>multiple</w:t>
        </w:r>
      </w:ins>
      <w:r>
        <w:rPr>
          <w:rFonts w:cs="Calibri"/>
        </w:rPr>
        <w:t xml:space="preserve"> times continuously. In </w:t>
      </w:r>
      <w:del w:id="298" w:author="陈学锋" w:date="2018-07-09T20:26:00Z">
        <w:r w:rsidDel="00C461B1">
          <w:rPr>
            <w:rFonts w:cs="Calibri"/>
          </w:rPr>
          <w:delText xml:space="preserve">this </w:delText>
        </w:r>
      </w:del>
      <w:ins w:id="299" w:author="陈学锋" w:date="2018-07-09T20:26:00Z">
        <w:r w:rsidR="00C461B1">
          <w:rPr>
            <w:rFonts w:cs="Calibri"/>
          </w:rPr>
          <w:t xml:space="preserve">such a </w:t>
        </w:r>
      </w:ins>
      <w:r>
        <w:rPr>
          <w:rFonts w:cs="Calibri"/>
        </w:rPr>
        <w:t xml:space="preserve">case, requests and responses are </w:t>
      </w:r>
      <w:del w:id="300" w:author="陈学锋" w:date="2018-07-09T20:29:00Z">
        <w:r w:rsidDel="00C461B1">
          <w:rPr>
            <w:rFonts w:cs="Calibri"/>
          </w:rPr>
          <w:delText xml:space="preserve">matched through </w:delText>
        </w:r>
      </w:del>
      <w:ins w:id="301" w:author="陈学锋" w:date="2018-07-09T20:29:00Z">
        <w:r w:rsidR="00C461B1">
          <w:rPr>
            <w:rFonts w:cs="Calibri"/>
          </w:rPr>
          <w:t xml:space="preserve">correlated with </w:t>
        </w:r>
      </w:ins>
      <w:r>
        <w:rPr>
          <w:rFonts w:cs="Calibri"/>
        </w:rPr>
        <w:t>the RequestID.</w:t>
      </w:r>
    </w:p>
    <w:p w:rsidR="00274F8B" w:rsidRDefault="00F9769E">
      <w:pPr>
        <w:rPr>
          <w:rFonts w:cs="Calibri"/>
        </w:rPr>
      </w:pPr>
      <w:r>
        <w:rPr>
          <w:rFonts w:cs="Calibri"/>
          <w:b/>
        </w:rPr>
        <w:t>IsLast</w:t>
      </w:r>
      <w:r>
        <w:rPr>
          <w:rFonts w:cs="Calibri"/>
        </w:rPr>
        <w:t xml:space="preserve"> indicates whether </w:t>
      </w:r>
      <w:ins w:id="302" w:author="陈学锋" w:date="2018-07-09T20:30:00Z">
        <w:r w:rsidR="00C461B1">
          <w:rPr>
            <w:rFonts w:cs="Calibri"/>
          </w:rPr>
          <w:t xml:space="preserve">the </w:t>
        </w:r>
      </w:ins>
      <w:r>
        <w:rPr>
          <w:rFonts w:cs="Calibri"/>
        </w:rPr>
        <w:t xml:space="preserve">current packet is the last packet with respect to the nRequestID, </w:t>
      </w:r>
      <w:r>
        <w:rPr>
          <w:rFonts w:cs="Calibri" w:hint="eastAsia"/>
        </w:rPr>
        <w:t>if</w:t>
      </w:r>
      <w:r>
        <w:rPr>
          <w:rFonts w:cs="Calibri"/>
        </w:rPr>
        <w:t xml:space="preserve"> a large packet is divided into several packets. In this case, the response method will be invoked </w:t>
      </w:r>
      <w:del w:id="303" w:author="陈学锋" w:date="2018-07-09T20:31:00Z">
        <w:r w:rsidDel="00C461B1">
          <w:rPr>
            <w:rFonts w:cs="Calibri"/>
          </w:rPr>
          <w:delText xml:space="preserve">for several </w:delText>
        </w:r>
      </w:del>
      <w:ins w:id="304" w:author="陈学锋" w:date="2018-07-09T20:31:00Z">
        <w:r w:rsidR="00C461B1">
          <w:rPr>
            <w:rFonts w:cs="Calibri"/>
          </w:rPr>
          <w:t xml:space="preserve">multiple </w:t>
        </w:r>
      </w:ins>
      <w:r>
        <w:rPr>
          <w:rFonts w:cs="Calibri"/>
        </w:rPr>
        <w:t xml:space="preserve">times. For example, if there is one packet, isLast of the response is true. If </w:t>
      </w:r>
      <w:ins w:id="305" w:author="陈学锋" w:date="2018-07-18T22:10:00Z">
        <w:r w:rsidR="000A26A5">
          <w:rPr>
            <w:rFonts w:cs="Calibri"/>
          </w:rPr>
          <w:t xml:space="preserve">there </w:t>
        </w:r>
      </w:ins>
      <w:ins w:id="306" w:author="陈学锋" w:date="2018-07-09T20:31:00Z">
        <w:r w:rsidR="00C461B1">
          <w:rPr>
            <w:rFonts w:cs="Calibri"/>
          </w:rPr>
          <w:t xml:space="preserve">are </w:t>
        </w:r>
      </w:ins>
      <w:r>
        <w:rPr>
          <w:rFonts w:cs="Calibri"/>
        </w:rPr>
        <w:t>two</w:t>
      </w:r>
      <w:ins w:id="307" w:author="陈学锋" w:date="2018-07-09T20:31:00Z">
        <w:r w:rsidR="00C461B1">
          <w:rPr>
            <w:rFonts w:cs="Calibri"/>
          </w:rPr>
          <w:t xml:space="preserve"> packets</w:t>
        </w:r>
      </w:ins>
      <w:r>
        <w:rPr>
          <w:rFonts w:cs="Calibri"/>
        </w:rPr>
        <w:t xml:space="preserve">, IsLast of the first response is false, while </w:t>
      </w:r>
      <w:ins w:id="308" w:author="陈学锋" w:date="2018-07-09T20:31:00Z">
        <w:r w:rsidR="00C461B1">
          <w:rPr>
            <w:rFonts w:cs="Calibri"/>
          </w:rPr>
          <w:t xml:space="preserve">that of </w:t>
        </w:r>
      </w:ins>
      <w:r>
        <w:rPr>
          <w:rFonts w:cs="Calibri"/>
        </w:rPr>
        <w:t>the second is true.</w:t>
      </w:r>
    </w:p>
    <w:p w:rsidR="00274F8B" w:rsidRDefault="00F9769E">
      <w:pPr>
        <w:rPr>
          <w:rFonts w:cs="Calibri"/>
        </w:rPr>
      </w:pPr>
      <w:r>
        <w:rPr>
          <w:rFonts w:cs="Calibri"/>
          <w:b/>
        </w:rPr>
        <w:t xml:space="preserve">RspInfo </w:t>
      </w:r>
      <w:r>
        <w:rPr>
          <w:rFonts w:cs="Calibri"/>
        </w:rPr>
        <w:t xml:space="preserve">indicates whether there is an error during execution. ErrorId 0 implies that the request is processed by </w:t>
      </w:r>
      <w:r>
        <w:rPr>
          <w:rFonts w:cs="Calibri" w:hint="eastAsia"/>
        </w:rPr>
        <w:t>the trading kernel</w:t>
      </w:r>
      <w:r>
        <w:rPr>
          <w:rFonts w:cs="Calibri"/>
        </w:rPr>
        <w:t xml:space="preserve"> successfully. Otherwise this parameter </w:t>
      </w:r>
      <w:ins w:id="309" w:author="陈学锋" w:date="2018-07-09T20:33:00Z">
        <w:r w:rsidR="00867FDA">
          <w:rPr>
            <w:rFonts w:cs="Calibri"/>
          </w:rPr>
          <w:t xml:space="preserve">indicates </w:t>
        </w:r>
      </w:ins>
      <w:del w:id="310" w:author="陈学锋" w:date="2018-07-09T20:33:00Z">
        <w:r w:rsidDel="00867FDA">
          <w:rPr>
            <w:rFonts w:cs="Calibri"/>
          </w:rPr>
          <w:delText xml:space="preserve">describes </w:delText>
        </w:r>
      </w:del>
      <w:r>
        <w:rPr>
          <w:rFonts w:cs="Calibri"/>
        </w:rPr>
        <w:t xml:space="preserve">the error </w:t>
      </w:r>
      <w:ins w:id="311" w:author="陈学锋" w:date="2018-07-09T20:33:00Z">
        <w:r w:rsidR="00867FDA">
          <w:rPr>
            <w:rFonts w:cs="Calibri"/>
          </w:rPr>
          <w:t>type</w:t>
        </w:r>
      </w:ins>
      <w:del w:id="312" w:author="陈学锋" w:date="2018-07-09T20:33:00Z">
        <w:r w:rsidDel="00867FDA">
          <w:rPr>
            <w:rFonts w:cs="Calibri"/>
          </w:rPr>
          <w:delText>message</w:delText>
        </w:r>
      </w:del>
      <w:r>
        <w:rPr>
          <w:rFonts w:cs="Calibri"/>
        </w:rPr>
        <w:t xml:space="preserve"> returned by </w:t>
      </w:r>
      <w:r>
        <w:rPr>
          <w:rFonts w:cs="Calibri" w:hint="eastAsia"/>
        </w:rPr>
        <w:t>the trading kernel</w:t>
      </w:r>
      <w:r>
        <w:rPr>
          <w:rFonts w:cs="Calibri"/>
        </w:rPr>
        <w:t xml:space="preserve">. </w:t>
      </w:r>
    </w:p>
    <w:p w:rsidR="00274F8B" w:rsidRDefault="00F9769E">
      <w:r>
        <w:rPr>
          <w:rFonts w:cs="Calibri"/>
        </w:rPr>
        <w:t xml:space="preserve">All possible values for error </w:t>
      </w:r>
      <w:del w:id="313" w:author="陈学锋" w:date="2018-07-09T20:33:00Z">
        <w:r w:rsidDel="00867FDA">
          <w:rPr>
            <w:rFonts w:cs="Calibri"/>
          </w:rPr>
          <w:delText xml:space="preserve">messages </w:delText>
        </w:r>
      </w:del>
      <w:ins w:id="314" w:author="陈学锋" w:date="2018-07-09T20:33:00Z">
        <w:r w:rsidR="00867FDA">
          <w:rPr>
            <w:rFonts w:cs="Calibri"/>
          </w:rPr>
          <w:t xml:space="preserve">types </w:t>
        </w:r>
      </w:ins>
      <w:r>
        <w:rPr>
          <w:rFonts w:cs="Calibri"/>
        </w:rPr>
        <w:t xml:space="preserve">are described in </w:t>
      </w:r>
      <w:r>
        <w:rPr>
          <w:rFonts w:cs="Calibri"/>
          <w:b/>
        </w:rPr>
        <w:t xml:space="preserve">error.xml. </w:t>
      </w:r>
    </w:p>
    <w:p w:rsidR="00274F8B" w:rsidRDefault="00F9769E">
      <w:pPr>
        <w:pStyle w:val="3"/>
        <w:numPr>
          <w:ilvl w:val="2"/>
          <w:numId w:val="2"/>
        </w:numPr>
      </w:pPr>
      <w:bookmarkStart w:id="315" w:name="_Toc402796983"/>
      <w:bookmarkStart w:id="316" w:name="_Toc2077"/>
      <w:r>
        <w:t xml:space="preserve">General Initialization Steps for the </w:t>
      </w:r>
      <w:r>
        <w:rPr>
          <w:rFonts w:hint="eastAsia"/>
        </w:rPr>
        <w:t>t</w:t>
      </w:r>
      <w:r>
        <w:t>rade API</w:t>
      </w:r>
      <w:bookmarkEnd w:id="315"/>
      <w:bookmarkEnd w:id="316"/>
    </w:p>
    <w:p w:rsidR="00274F8B" w:rsidRDefault="00F9769E">
      <w:pPr>
        <w:rPr>
          <w:rFonts w:cs="Calibri"/>
        </w:rPr>
      </w:pPr>
      <w:r>
        <w:rPr>
          <w:rFonts w:cs="Calibri"/>
        </w:rPr>
        <w:t xml:space="preserve">Following steps describe the process of creating and initiating </w:t>
      </w:r>
      <w:ins w:id="317" w:author="陈学锋" w:date="2018-07-18T22:11:00Z">
        <w:r w:rsidR="000A26A5">
          <w:rPr>
            <w:rFonts w:cs="Calibri"/>
          </w:rPr>
          <w:t xml:space="preserve">the </w:t>
        </w:r>
      </w:ins>
      <w:r>
        <w:rPr>
          <w:rFonts w:cs="Calibri" w:hint="eastAsia"/>
        </w:rPr>
        <w:t>t</w:t>
      </w:r>
      <w:r>
        <w:rPr>
          <w:rFonts w:cs="Calibri"/>
        </w:rPr>
        <w:t>rade</w:t>
      </w:r>
      <w:r>
        <w:rPr>
          <w:rFonts w:cs="Calibri" w:hint="eastAsia"/>
        </w:rPr>
        <w:t xml:space="preserve"> </w:t>
      </w:r>
      <w:r>
        <w:rPr>
          <w:rFonts w:cs="Calibri"/>
        </w:rPr>
        <w:t xml:space="preserve">API and </w:t>
      </w:r>
      <w:ins w:id="318" w:author="陈学锋" w:date="2018-07-18T22:11:00Z">
        <w:r w:rsidR="000A26A5">
          <w:rPr>
            <w:rFonts w:cs="Calibri"/>
          </w:rPr>
          <w:t xml:space="preserve">the </w:t>
        </w:r>
      </w:ins>
      <w:r>
        <w:rPr>
          <w:rFonts w:cs="Calibri" w:hint="eastAsia"/>
        </w:rPr>
        <w:t>quotation API</w:t>
      </w:r>
      <w:r>
        <w:rPr>
          <w:rFonts w:cs="Calibri"/>
        </w:rPr>
        <w:t xml:space="preserve"> </w:t>
      </w:r>
      <w:r>
        <w:rPr>
          <w:rFonts w:cs="Calibri" w:hint="eastAsia"/>
        </w:rPr>
        <w:t xml:space="preserve">of the trading system </w:t>
      </w:r>
      <w:r>
        <w:rPr>
          <w:rFonts w:cs="Calibri"/>
        </w:rPr>
        <w:t>and start the work thread for</w:t>
      </w:r>
      <w:r>
        <w:rPr>
          <w:rFonts w:cs="Calibri" w:hint="eastAsia"/>
        </w:rPr>
        <w:t xml:space="preserve"> the</w:t>
      </w:r>
      <w:r>
        <w:rPr>
          <w:rFonts w:cs="Calibri"/>
        </w:rPr>
        <w:t xml:space="preserve"> </w:t>
      </w:r>
      <w:r>
        <w:rPr>
          <w:rFonts w:cs="Calibri" w:hint="eastAsia"/>
        </w:rPr>
        <w:t>trade API</w:t>
      </w:r>
      <w:r>
        <w:rPr>
          <w:rFonts w:cs="Calibri"/>
        </w:rPr>
        <w:t>.</w:t>
      </w:r>
    </w:p>
    <w:p w:rsidR="00274F8B" w:rsidRDefault="00F9769E">
      <w:pPr>
        <w:rPr>
          <w:rFonts w:cs="Calibri"/>
        </w:rPr>
      </w:pPr>
      <w:del w:id="319" w:author="陈学锋" w:date="2018-07-09T20:37:00Z">
        <w:r w:rsidDel="005A6472">
          <w:rPr>
            <w:rFonts w:cs="Calibri"/>
          </w:rPr>
          <w:delText>Currently</w:delText>
        </w:r>
      </w:del>
      <w:ins w:id="320" w:author="陈学锋" w:date="2018-07-09T20:37:00Z">
        <w:r w:rsidR="005A6472">
          <w:rPr>
            <w:rFonts w:cs="Calibri"/>
          </w:rPr>
          <w:t>For now</w:t>
        </w:r>
      </w:ins>
      <w:r>
        <w:rPr>
          <w:rFonts w:cs="Calibri"/>
        </w:rPr>
        <w:t xml:space="preserve">, the Risk API and Settlement API are not </w:t>
      </w:r>
      <w:del w:id="321" w:author="陈学锋" w:date="2018-07-18T22:12:00Z">
        <w:r w:rsidDel="000A26A5">
          <w:rPr>
            <w:rFonts w:cs="Calibri"/>
          </w:rPr>
          <w:delText xml:space="preserve">contained </w:delText>
        </w:r>
      </w:del>
      <w:ins w:id="322" w:author="陈学锋" w:date="2018-07-18T22:12:00Z">
        <w:r w:rsidR="000A26A5">
          <w:rPr>
            <w:rFonts w:cs="Calibri"/>
          </w:rPr>
          <w:t xml:space="preserve">covered </w:t>
        </w:r>
      </w:ins>
      <w:r>
        <w:rPr>
          <w:rFonts w:cs="Calibri"/>
        </w:rPr>
        <w:t>in the document.</w:t>
      </w:r>
    </w:p>
    <w:p w:rsidR="00274F8B" w:rsidRDefault="00F9769E">
      <w:pPr>
        <w:pStyle w:val="19"/>
        <w:numPr>
          <w:ilvl w:val="0"/>
          <w:numId w:val="3"/>
        </w:numPr>
        <w:rPr>
          <w:rFonts w:cs="Calibri"/>
        </w:rPr>
      </w:pPr>
      <w:r>
        <w:rPr>
          <w:rFonts w:cs="Calibri"/>
        </w:rPr>
        <w:t>Create “SPI” and “API” instances</w:t>
      </w:r>
    </w:p>
    <w:p w:rsidR="00274F8B" w:rsidRDefault="00F9769E">
      <w:pPr>
        <w:pStyle w:val="19"/>
        <w:ind w:left="360"/>
        <w:rPr>
          <w:rFonts w:cs="Calibri"/>
        </w:rPr>
      </w:pPr>
      <w:r>
        <w:rPr>
          <w:rFonts w:cs="Calibri"/>
        </w:rPr>
        <w:t xml:space="preserve">The “SPI” is a user-defined class </w:t>
      </w:r>
      <w:del w:id="323" w:author="陈学锋" w:date="2018-07-09T20:37:00Z">
        <w:r w:rsidDel="005A6472">
          <w:rPr>
            <w:rFonts w:cs="Calibri"/>
          </w:rPr>
          <w:delText xml:space="preserve">deriving </w:delText>
        </w:r>
      </w:del>
      <w:ins w:id="324" w:author="陈学锋" w:date="2018-07-09T20:37:00Z">
        <w:r w:rsidR="005A6472">
          <w:rPr>
            <w:rFonts w:cs="Calibri"/>
          </w:rPr>
          <w:t xml:space="preserve">that derives </w:t>
        </w:r>
      </w:ins>
      <w:r>
        <w:rPr>
          <w:rFonts w:cs="Calibri"/>
        </w:rPr>
        <w:t>SPI interfaces (CThostFtdcTraderSpi or CThostFtdcMdSpi ). The “API”</w:t>
      </w:r>
      <w:r>
        <w:rPr>
          <w:rFonts w:cs="Calibri" w:hint="eastAsia"/>
        </w:rPr>
        <w:t xml:space="preserve"> here</w:t>
      </w:r>
      <w:r>
        <w:rPr>
          <w:rFonts w:cs="Calibri"/>
        </w:rPr>
        <w:t xml:space="preserve"> is CThostFtdcMdApi or CThostFtdcTraderApi in the interface. </w:t>
      </w:r>
    </w:p>
    <w:p w:rsidR="00274F8B" w:rsidRDefault="00F9769E">
      <w:pPr>
        <w:pStyle w:val="19"/>
        <w:numPr>
          <w:ilvl w:val="0"/>
          <w:numId w:val="3"/>
        </w:numPr>
        <w:rPr>
          <w:rFonts w:cs="Calibri"/>
        </w:rPr>
      </w:pPr>
      <w:r>
        <w:rPr>
          <w:rFonts w:cs="Calibri"/>
        </w:rPr>
        <w:t xml:space="preserve">Register SPI </w:t>
      </w:r>
      <w:r>
        <w:rPr>
          <w:rFonts w:cs="Calibri" w:hint="eastAsia"/>
        </w:rPr>
        <w:t xml:space="preserve">instance </w:t>
      </w:r>
      <w:r>
        <w:rPr>
          <w:rFonts w:cs="Calibri"/>
        </w:rPr>
        <w:t>to API</w:t>
      </w:r>
      <w:r>
        <w:rPr>
          <w:rFonts w:cs="Calibri" w:hint="eastAsia"/>
        </w:rPr>
        <w:t xml:space="preserve"> instance</w:t>
      </w:r>
      <w:r>
        <w:rPr>
          <w:rFonts w:cs="Calibri"/>
        </w:rPr>
        <w:t>.</w:t>
      </w:r>
    </w:p>
    <w:p w:rsidR="00274F8B" w:rsidRDefault="00F9769E">
      <w:pPr>
        <w:pStyle w:val="19"/>
        <w:numPr>
          <w:ilvl w:val="0"/>
          <w:numId w:val="3"/>
        </w:numPr>
        <w:rPr>
          <w:rFonts w:cs="Calibri"/>
        </w:rPr>
      </w:pPr>
      <w:r>
        <w:rPr>
          <w:rFonts w:cs="Calibri"/>
        </w:rPr>
        <w:t xml:space="preserve">Register the </w:t>
      </w:r>
      <w:ins w:id="325" w:author="陈学锋" w:date="2018-07-09T20:41:00Z">
        <w:r w:rsidR="005A6472">
          <w:rPr>
            <w:rFonts w:cs="Calibri"/>
          </w:rPr>
          <w:t xml:space="preserve">different </w:t>
        </w:r>
      </w:ins>
      <w:r>
        <w:rPr>
          <w:rFonts w:cs="Calibri"/>
        </w:rPr>
        <w:t xml:space="preserve">front-end network addresses for </w:t>
      </w:r>
      <w:ins w:id="326" w:author="陈学锋" w:date="2018-07-18T22:13:00Z">
        <w:r w:rsidR="000A26A5">
          <w:rPr>
            <w:rFonts w:cs="Calibri"/>
          </w:rPr>
          <w:t>corresponding</w:t>
        </w:r>
      </w:ins>
      <w:ins w:id="327" w:author="陈学锋" w:date="2018-07-09T20:41:00Z">
        <w:r w:rsidR="005A6472">
          <w:rPr>
            <w:rFonts w:cs="Calibri"/>
          </w:rPr>
          <w:t xml:space="preserve"> </w:t>
        </w:r>
      </w:ins>
      <w:r>
        <w:rPr>
          <w:rFonts w:cs="Calibri"/>
        </w:rPr>
        <w:t>API</w:t>
      </w:r>
      <w:ins w:id="328" w:author="陈学锋" w:date="2018-07-09T20:41:00Z">
        <w:r w:rsidR="005A6472">
          <w:rPr>
            <w:rFonts w:cs="Calibri"/>
          </w:rPr>
          <w:t>s</w:t>
        </w:r>
      </w:ins>
      <w:r>
        <w:rPr>
          <w:rFonts w:cs="Calibri"/>
        </w:rPr>
        <w:t>. Please register trading front-end addresses for the</w:t>
      </w:r>
      <w:r>
        <w:rPr>
          <w:rFonts w:cs="Calibri" w:hint="eastAsia"/>
        </w:rPr>
        <w:t xml:space="preserve"> trade API</w:t>
      </w:r>
      <w:r>
        <w:rPr>
          <w:rFonts w:cs="Calibri"/>
        </w:rPr>
        <w:t xml:space="preserve">, whereas quotation front-end addresses for </w:t>
      </w:r>
      <w:r>
        <w:rPr>
          <w:rFonts w:cs="Calibri" w:hint="eastAsia"/>
        </w:rPr>
        <w:t>the quotation API</w:t>
      </w:r>
      <w:r>
        <w:rPr>
          <w:rFonts w:cs="Calibri"/>
        </w:rPr>
        <w:t>.</w:t>
      </w:r>
    </w:p>
    <w:p w:rsidR="00274F8B" w:rsidRDefault="00F9769E">
      <w:pPr>
        <w:pStyle w:val="19"/>
        <w:numPr>
          <w:ilvl w:val="0"/>
          <w:numId w:val="3"/>
        </w:numPr>
        <w:rPr>
          <w:rFonts w:cs="Calibri"/>
        </w:rPr>
      </w:pPr>
      <w:r>
        <w:rPr>
          <w:rFonts w:cs="Calibri"/>
        </w:rPr>
        <w:lastRenderedPageBreak/>
        <w:t xml:space="preserve">Subscribe public stream (only for </w:t>
      </w:r>
      <w:ins w:id="329" w:author="陈学锋" w:date="2018-07-09T20:43:00Z">
        <w:r w:rsidR="005A6472">
          <w:rPr>
            <w:rFonts w:cs="Calibri"/>
          </w:rPr>
          <w:t xml:space="preserve">the </w:t>
        </w:r>
      </w:ins>
      <w:r>
        <w:rPr>
          <w:rFonts w:cs="Calibri" w:hint="eastAsia"/>
        </w:rPr>
        <w:t>trade API</w:t>
      </w:r>
      <w:ins w:id="330" w:author="陈学锋" w:date="2018-07-09T20:42:00Z">
        <w:r w:rsidR="005A6472">
          <w:rPr>
            <w:rFonts w:cs="Calibri"/>
          </w:rPr>
          <w:t>, not necessary for the quotation API</w:t>
        </w:r>
      </w:ins>
      <w:r>
        <w:rPr>
          <w:rFonts w:cs="Calibri"/>
        </w:rPr>
        <w:t>) to receive public data, such as trading status</w:t>
      </w:r>
      <w:del w:id="331" w:author="陈学锋" w:date="2018-07-09T20:44:00Z">
        <w:r w:rsidDel="005A6472">
          <w:rPr>
            <w:rFonts w:cs="Calibri"/>
          </w:rPr>
          <w:delText>es</w:delText>
        </w:r>
      </w:del>
      <w:r>
        <w:rPr>
          <w:rFonts w:cs="Calibri"/>
        </w:rPr>
        <w:t xml:space="preserve"> in the market. By default, data published by exchanges is </w:t>
      </w:r>
      <w:del w:id="332" w:author="陈学锋" w:date="2018-07-09T20:48:00Z">
        <w:r w:rsidDel="003D67B0">
          <w:rPr>
            <w:rFonts w:cs="Calibri"/>
          </w:rPr>
          <w:delText xml:space="preserve">received </w:delText>
        </w:r>
      </w:del>
      <w:ins w:id="333" w:author="陈学锋" w:date="2018-07-09T20:48:00Z">
        <w:r w:rsidR="003D67B0">
          <w:rPr>
            <w:rFonts w:cs="Calibri"/>
          </w:rPr>
          <w:t xml:space="preserve">resumed </w:t>
        </w:r>
      </w:ins>
      <w:r>
        <w:rPr>
          <w:rFonts w:cs="Calibri"/>
        </w:rPr>
        <w:t xml:space="preserve">from the last disconnection (resume mode). Developers can also designate to receive from </w:t>
      </w:r>
      <w:ins w:id="334" w:author="陈学锋" w:date="2018-07-09T20:45:00Z">
        <w:r w:rsidR="003D67B0">
          <w:rPr>
            <w:rFonts w:cs="Calibri"/>
          </w:rPr>
          <w:t xml:space="preserve">the </w:t>
        </w:r>
      </w:ins>
      <w:r>
        <w:rPr>
          <w:rFonts w:cs="Calibri"/>
        </w:rPr>
        <w:t xml:space="preserve">beginning (restart mode) or from the login time (quick mode). </w:t>
      </w:r>
    </w:p>
    <w:p w:rsidR="00274F8B" w:rsidRDefault="00F9769E">
      <w:pPr>
        <w:pStyle w:val="19"/>
        <w:numPr>
          <w:ilvl w:val="0"/>
          <w:numId w:val="3"/>
        </w:numPr>
        <w:rPr>
          <w:rFonts w:cs="Calibri"/>
        </w:rPr>
      </w:pPr>
      <w:r>
        <w:rPr>
          <w:rFonts w:cs="Calibri"/>
        </w:rPr>
        <w:t xml:space="preserve">Subscribe private stream (only for </w:t>
      </w:r>
      <w:ins w:id="335" w:author="陈学锋" w:date="2018-07-09T20:48:00Z">
        <w:r w:rsidR="003D67B0">
          <w:rPr>
            <w:rFonts w:cs="Calibri"/>
          </w:rPr>
          <w:t xml:space="preserve">the </w:t>
        </w:r>
      </w:ins>
      <w:r>
        <w:rPr>
          <w:rFonts w:cs="Calibri" w:hint="eastAsia"/>
        </w:rPr>
        <w:t>trade API</w:t>
      </w:r>
      <w:ins w:id="336" w:author="陈学锋" w:date="2018-07-09T20:47:00Z">
        <w:r w:rsidR="003D67B0">
          <w:rPr>
            <w:rFonts w:cs="Calibri"/>
          </w:rPr>
          <w:t xml:space="preserve">, not necessary for </w:t>
        </w:r>
      </w:ins>
      <w:ins w:id="337" w:author="陈学锋" w:date="2018-07-09T20:48:00Z">
        <w:r w:rsidR="003D67B0">
          <w:rPr>
            <w:rFonts w:cs="Calibri"/>
          </w:rPr>
          <w:t xml:space="preserve">the </w:t>
        </w:r>
      </w:ins>
      <w:ins w:id="338" w:author="陈学锋" w:date="2018-07-09T20:47:00Z">
        <w:r w:rsidR="003D67B0">
          <w:rPr>
            <w:rFonts w:cs="Calibri"/>
          </w:rPr>
          <w:t>quotation API</w:t>
        </w:r>
      </w:ins>
      <w:r>
        <w:rPr>
          <w:rFonts w:cs="Calibri"/>
        </w:rPr>
        <w:t>) to receive private data, such as order return</w:t>
      </w:r>
      <w:r>
        <w:rPr>
          <w:rFonts w:cs="Calibri" w:hint="eastAsia"/>
        </w:rPr>
        <w:t>s</w:t>
      </w:r>
      <w:r>
        <w:rPr>
          <w:rFonts w:cs="Calibri"/>
        </w:rPr>
        <w:t xml:space="preserve">. By default, data published by exchanges is </w:t>
      </w:r>
      <w:del w:id="339" w:author="陈学锋" w:date="2018-07-09T20:48:00Z">
        <w:r w:rsidDel="003D67B0">
          <w:rPr>
            <w:rFonts w:cs="Calibri"/>
          </w:rPr>
          <w:delText xml:space="preserve">received </w:delText>
        </w:r>
      </w:del>
      <w:ins w:id="340" w:author="陈学锋" w:date="2018-07-09T20:48:00Z">
        <w:r w:rsidR="003D67B0">
          <w:rPr>
            <w:rFonts w:cs="Calibri"/>
          </w:rPr>
          <w:t xml:space="preserve">resumed </w:t>
        </w:r>
      </w:ins>
      <w:r>
        <w:rPr>
          <w:rFonts w:cs="Calibri"/>
        </w:rPr>
        <w:t xml:space="preserve">from the last disconnection (resume mode). Developers can also designate to receive from </w:t>
      </w:r>
      <w:ins w:id="341" w:author="陈学锋" w:date="2018-07-09T20:48:00Z">
        <w:r w:rsidR="003D67B0">
          <w:rPr>
            <w:rFonts w:cs="Calibri"/>
          </w:rPr>
          <w:t xml:space="preserve">the </w:t>
        </w:r>
      </w:ins>
      <w:r>
        <w:rPr>
          <w:rFonts w:cs="Calibri"/>
        </w:rPr>
        <w:t xml:space="preserve">beginning (restart mode) or from the login time (quick mode). </w:t>
      </w:r>
    </w:p>
    <w:p w:rsidR="00274F8B" w:rsidRDefault="00F9769E">
      <w:pPr>
        <w:pStyle w:val="19"/>
        <w:numPr>
          <w:ilvl w:val="0"/>
          <w:numId w:val="3"/>
        </w:numPr>
        <w:rPr>
          <w:rFonts w:cs="Calibri"/>
        </w:rPr>
      </w:pPr>
      <w:r>
        <w:rPr>
          <w:rFonts w:cs="Calibri"/>
        </w:rPr>
        <w:t>Initialize (Init).</w:t>
      </w:r>
    </w:p>
    <w:p w:rsidR="00274F8B" w:rsidRDefault="00F9769E">
      <w:pPr>
        <w:pStyle w:val="19"/>
        <w:numPr>
          <w:ilvl w:val="0"/>
          <w:numId w:val="3"/>
        </w:numPr>
        <w:rPr>
          <w:rFonts w:cs="Calibri"/>
        </w:rPr>
      </w:pPr>
      <w:r>
        <w:rPr>
          <w:rFonts w:cs="Calibri"/>
        </w:rPr>
        <w:t xml:space="preserve">Wait for </w:t>
      </w:r>
      <w:ins w:id="342" w:author="陈学锋" w:date="2018-07-18T22:14:00Z">
        <w:r w:rsidR="000A26A5">
          <w:rPr>
            <w:rFonts w:cs="Calibri"/>
          </w:rPr>
          <w:t xml:space="preserve">the </w:t>
        </w:r>
      </w:ins>
      <w:r>
        <w:rPr>
          <w:rFonts w:cs="Calibri"/>
        </w:rPr>
        <w:t xml:space="preserve">interface thread to terminate (Join). </w:t>
      </w:r>
    </w:p>
    <w:p w:rsidR="00274F8B" w:rsidRDefault="00F9769E">
      <w:pPr>
        <w:rPr>
          <w:rFonts w:cs="Calibri"/>
        </w:rPr>
      </w:pPr>
      <w:r>
        <w:rPr>
          <w:rFonts w:cs="Calibri"/>
        </w:rPr>
        <w:t xml:space="preserve">For </w:t>
      </w:r>
      <w:del w:id="343" w:author="陈学锋" w:date="2018-07-09T20:48:00Z">
        <w:r w:rsidDel="003D67B0">
          <w:rPr>
            <w:rFonts w:cs="Calibri"/>
          </w:rPr>
          <w:delText xml:space="preserve">example </w:delText>
        </w:r>
      </w:del>
      <w:ins w:id="344" w:author="陈学锋" w:date="2018-07-09T20:48:00Z">
        <w:r w:rsidR="003D67B0">
          <w:rPr>
            <w:rFonts w:cs="Calibri"/>
          </w:rPr>
          <w:t>s</w:t>
        </w:r>
      </w:ins>
      <w:ins w:id="345" w:author="陈学锋" w:date="2018-07-09T20:49:00Z">
        <w:r w:rsidR="003D67B0">
          <w:rPr>
            <w:rFonts w:cs="Calibri"/>
          </w:rPr>
          <w:t>ample</w:t>
        </w:r>
      </w:ins>
      <w:ins w:id="346" w:author="陈学锋" w:date="2018-07-09T20:48:00Z">
        <w:r w:rsidR="003D67B0">
          <w:rPr>
            <w:rFonts w:cs="Calibri"/>
          </w:rPr>
          <w:t xml:space="preserve"> </w:t>
        </w:r>
      </w:ins>
      <w:r>
        <w:rPr>
          <w:rFonts w:cs="Calibri"/>
        </w:rPr>
        <w:t xml:space="preserve">code and more details please refer </w:t>
      </w:r>
      <w:ins w:id="347" w:author="陈学锋" w:date="2018-07-09T20:49:00Z">
        <w:r w:rsidR="003D67B0">
          <w:rPr>
            <w:rFonts w:cs="Calibri"/>
          </w:rPr>
          <w:t xml:space="preserve">to the </w:t>
        </w:r>
      </w:ins>
      <w:r>
        <w:rPr>
          <w:rFonts w:cs="Calibri"/>
        </w:rPr>
        <w:t>“Develop a DEMO” chap</w:t>
      </w:r>
      <w:r>
        <w:rPr>
          <w:rFonts w:cs="Calibri" w:hint="eastAsia"/>
        </w:rPr>
        <w:t>t</w:t>
      </w:r>
      <w:r>
        <w:rPr>
          <w:rFonts w:cs="Calibri"/>
        </w:rPr>
        <w:t>er.</w:t>
      </w:r>
    </w:p>
    <w:p w:rsidR="00274F8B" w:rsidRPr="00842CD4" w:rsidRDefault="00274F8B">
      <w:pPr>
        <w:rPr>
          <w:rFonts w:cs="Calibri"/>
        </w:rPr>
      </w:pPr>
    </w:p>
    <w:p w:rsidR="00274F8B" w:rsidRDefault="00F9769E">
      <w:pPr>
        <w:pStyle w:val="af6"/>
        <w:pBdr>
          <w:bottom w:val="single" w:sz="12" w:space="1" w:color="auto"/>
        </w:pBdr>
        <w:rPr>
          <w:rStyle w:val="14"/>
          <w:sz w:val="30"/>
          <w:szCs w:val="30"/>
        </w:rPr>
      </w:pPr>
      <w:r>
        <w:rPr>
          <w:rStyle w:val="14"/>
          <w:sz w:val="30"/>
          <w:szCs w:val="30"/>
        </w:rPr>
        <w:br w:type="page"/>
      </w:r>
      <w:r>
        <w:rPr>
          <w:rStyle w:val="14"/>
          <w:sz w:val="30"/>
          <w:szCs w:val="30"/>
        </w:rPr>
        <w:lastRenderedPageBreak/>
        <w:t>Develop a Demo</w:t>
      </w:r>
    </w:p>
    <w:p w:rsidR="00274F8B" w:rsidRDefault="00F9769E">
      <w:pPr>
        <w:rPr>
          <w:rFonts w:cs="Calibri"/>
        </w:rPr>
      </w:pPr>
      <w:r>
        <w:rPr>
          <w:rFonts w:cs="Calibri" w:hint="eastAsia"/>
        </w:rPr>
        <w:t>Next</w:t>
      </w:r>
      <w:r>
        <w:rPr>
          <w:rFonts w:cs="Calibri"/>
        </w:rPr>
        <w:t xml:space="preserve"> part will introduce the steps and key points for using </w:t>
      </w:r>
      <w:ins w:id="348" w:author="陈学锋" w:date="2018-07-09T20:53:00Z">
        <w:r w:rsidR="003D67B0">
          <w:rPr>
            <w:rFonts w:cs="Calibri"/>
          </w:rPr>
          <w:t xml:space="preserve">the </w:t>
        </w:r>
      </w:ins>
      <w:r>
        <w:rPr>
          <w:rFonts w:cs="Calibri"/>
        </w:rPr>
        <w:t>trade API</w:t>
      </w:r>
      <w:r>
        <w:rPr>
          <w:rFonts w:cs="Calibri" w:hint="eastAsia"/>
        </w:rPr>
        <w:t xml:space="preserve"> </w:t>
      </w:r>
      <w:r>
        <w:rPr>
          <w:rFonts w:cs="Calibri"/>
        </w:rPr>
        <w:t xml:space="preserve">and </w:t>
      </w:r>
      <w:ins w:id="349" w:author="陈学锋" w:date="2018-07-09T20:53:00Z">
        <w:r w:rsidR="003D67B0">
          <w:rPr>
            <w:rFonts w:cs="Calibri"/>
          </w:rPr>
          <w:t xml:space="preserve">the </w:t>
        </w:r>
      </w:ins>
      <w:r>
        <w:rPr>
          <w:rFonts w:cs="Calibri"/>
        </w:rPr>
        <w:t>quotation API</w:t>
      </w:r>
      <w:r>
        <w:rPr>
          <w:rFonts w:cs="Calibri" w:hint="eastAsia"/>
        </w:rPr>
        <w:t xml:space="preserve"> of the trading system</w:t>
      </w:r>
      <w:r>
        <w:rPr>
          <w:rFonts w:cs="Calibri"/>
        </w:rPr>
        <w:t>. The attached code fragment is just for</w:t>
      </w:r>
      <w:ins w:id="350" w:author="陈学锋" w:date="2018-07-09T20:53:00Z">
        <w:r w:rsidR="003D67B0">
          <w:rPr>
            <w:rFonts w:cs="Calibri"/>
          </w:rPr>
          <w:t xml:space="preserve"> your</w:t>
        </w:r>
      </w:ins>
      <w:r>
        <w:rPr>
          <w:rFonts w:cs="Calibri"/>
        </w:rPr>
        <w:t xml:space="preserve"> reference. </w:t>
      </w:r>
    </w:p>
    <w:p w:rsidR="00274F8B" w:rsidRDefault="00F9769E">
      <w:pPr>
        <w:rPr>
          <w:rFonts w:cs="Calibri"/>
        </w:rPr>
      </w:pPr>
      <w:r>
        <w:rPr>
          <w:rFonts w:cs="Calibri"/>
        </w:rPr>
        <w:t xml:space="preserve">This document does not explain programming details and does not contain </w:t>
      </w:r>
      <w:del w:id="351" w:author="陈学锋" w:date="2018-07-09T21:44:00Z">
        <w:r w:rsidDel="00A83AAB">
          <w:rPr>
            <w:rFonts w:cs="Calibri"/>
          </w:rPr>
          <w:delText xml:space="preserve">visual </w:delText>
        </w:r>
      </w:del>
      <w:ins w:id="352" w:author="陈学锋" w:date="2018-07-09T21:44:00Z">
        <w:r w:rsidR="00A83AAB">
          <w:rPr>
            <w:rFonts w:cs="Calibri"/>
          </w:rPr>
          <w:t xml:space="preserve">graphical user </w:t>
        </w:r>
      </w:ins>
      <w:r>
        <w:rPr>
          <w:rFonts w:cs="Calibri"/>
        </w:rPr>
        <w:t>interface development guide.</w:t>
      </w:r>
    </w:p>
    <w:p w:rsidR="00274F8B" w:rsidRDefault="00F9769E">
      <w:pPr>
        <w:pStyle w:val="1"/>
        <w:numPr>
          <w:ilvl w:val="0"/>
          <w:numId w:val="2"/>
        </w:numPr>
        <w:rPr>
          <w:rFonts w:ascii="Calibri" w:hAnsi="Calibri" w:cs="Calibri"/>
        </w:rPr>
      </w:pPr>
      <w:bookmarkStart w:id="353" w:name="_Toc402796984"/>
      <w:bookmarkStart w:id="354" w:name="_Toc1145"/>
      <w:r>
        <w:rPr>
          <w:rFonts w:ascii="Calibri" w:hAnsi="Calibri" w:cs="Calibri"/>
        </w:rPr>
        <w:t>Demo of acquiring quotations</w:t>
      </w:r>
      <w:bookmarkEnd w:id="353"/>
      <w:bookmarkEnd w:id="354"/>
    </w:p>
    <w:p w:rsidR="00274F8B" w:rsidRDefault="00F9769E">
      <w:pPr>
        <w:rPr>
          <w:rFonts w:cs="Calibri"/>
        </w:rPr>
      </w:pPr>
      <w:r>
        <w:rPr>
          <w:rFonts w:cs="Calibri" w:hint="eastAsia"/>
        </w:rPr>
        <w:t>The quotation API</w:t>
      </w:r>
      <w:r>
        <w:rPr>
          <w:rFonts w:cs="Calibri"/>
        </w:rPr>
        <w:t xml:space="preserve"> is easy to use. By using it, developers can quickly learn the basic usage of CTP APIs.</w:t>
      </w:r>
    </w:p>
    <w:p w:rsidR="00274F8B" w:rsidRDefault="00F9769E">
      <w:pPr>
        <w:pStyle w:val="2"/>
        <w:numPr>
          <w:ilvl w:val="1"/>
          <w:numId w:val="2"/>
        </w:numPr>
        <w:rPr>
          <w:rFonts w:ascii="Calibri" w:hAnsi="Calibri" w:cs="Calibri"/>
        </w:rPr>
      </w:pPr>
      <w:bookmarkStart w:id="355" w:name="_Toc402796985"/>
      <w:bookmarkStart w:id="356" w:name="_Toc24062"/>
      <w:r>
        <w:rPr>
          <w:rFonts w:ascii="Calibri" w:hAnsi="Calibri" w:cs="Calibri"/>
        </w:rPr>
        <w:t>Preparation</w:t>
      </w:r>
      <w:bookmarkEnd w:id="355"/>
      <w:bookmarkEnd w:id="356"/>
    </w:p>
    <w:p w:rsidR="00274F8B" w:rsidRDefault="00F9769E">
      <w:pPr>
        <w:rPr>
          <w:rFonts w:cs="Calibri"/>
        </w:rPr>
      </w:pPr>
      <w:del w:id="357" w:author="陈学锋" w:date="2018-07-09T21:45:00Z">
        <w:r w:rsidDel="00A83AAB">
          <w:rPr>
            <w:rFonts w:cs="Calibri"/>
          </w:rPr>
          <w:delText>Currently</w:delText>
        </w:r>
      </w:del>
      <w:ins w:id="358" w:author="陈学锋" w:date="2018-07-09T21:45:00Z">
        <w:r w:rsidR="00A83AAB">
          <w:rPr>
            <w:rFonts w:cs="Calibri"/>
          </w:rPr>
          <w:t>Up till now</w:t>
        </w:r>
      </w:ins>
      <w:r>
        <w:rPr>
          <w:rFonts w:cs="Calibri"/>
        </w:rPr>
        <w:t xml:space="preserve">, </w:t>
      </w:r>
      <w:ins w:id="359" w:author="陈学锋" w:date="2018-07-09T21:45:00Z">
        <w:r w:rsidR="00A83AAB">
          <w:rPr>
            <w:rFonts w:cs="Calibri"/>
          </w:rPr>
          <w:t xml:space="preserve">we have released </w:t>
        </w:r>
      </w:ins>
      <w:ins w:id="360" w:author="陈学锋" w:date="2018-07-09T21:46:00Z">
        <w:r w:rsidR="00A83AAB">
          <w:rPr>
            <w:rFonts w:cs="Calibri"/>
          </w:rPr>
          <w:t xml:space="preserve">the </w:t>
        </w:r>
      </w:ins>
      <w:r>
        <w:rPr>
          <w:rFonts w:cs="Calibri"/>
        </w:rPr>
        <w:t>CTP’</w:t>
      </w:r>
      <w:r>
        <w:rPr>
          <w:rFonts w:cs="Calibri" w:hint="eastAsia"/>
        </w:rPr>
        <w:t>s</w:t>
      </w:r>
      <w:r>
        <w:rPr>
          <w:rFonts w:cs="Calibri"/>
        </w:rPr>
        <w:t xml:space="preserve"> </w:t>
      </w:r>
      <w:r>
        <w:rPr>
          <w:rFonts w:cs="Calibri" w:hint="eastAsia"/>
        </w:rPr>
        <w:t>t</w:t>
      </w:r>
      <w:r>
        <w:rPr>
          <w:rFonts w:cs="Calibri"/>
        </w:rPr>
        <w:t>rade</w:t>
      </w:r>
      <w:r>
        <w:rPr>
          <w:rFonts w:cs="Calibri" w:hint="eastAsia"/>
        </w:rPr>
        <w:t xml:space="preserve"> </w:t>
      </w:r>
      <w:r>
        <w:rPr>
          <w:rFonts w:cs="Calibri"/>
        </w:rPr>
        <w:t xml:space="preserve">API </w:t>
      </w:r>
      <w:del w:id="361" w:author="陈学锋" w:date="2018-07-09T21:46:00Z">
        <w:r w:rsidDel="00A83AAB">
          <w:rPr>
            <w:rFonts w:cs="Calibri"/>
          </w:rPr>
          <w:delText>has released</w:delText>
        </w:r>
      </w:del>
      <w:ins w:id="362" w:author="陈学锋" w:date="2018-07-09T21:46:00Z">
        <w:r w:rsidR="00A83AAB">
          <w:rPr>
            <w:rFonts w:cs="Calibri"/>
          </w:rPr>
          <w:t>for</w:t>
        </w:r>
      </w:ins>
      <w:r>
        <w:rPr>
          <w:rFonts w:cs="Calibri"/>
        </w:rPr>
        <w:t xml:space="preserve"> </w:t>
      </w:r>
      <w:del w:id="363" w:author="陈学锋" w:date="2018-07-09T21:46:00Z">
        <w:r w:rsidDel="00A83AAB">
          <w:rPr>
            <w:rFonts w:cs="Calibri"/>
          </w:rPr>
          <w:delText>windows</w:delText>
        </w:r>
      </w:del>
      <w:ins w:id="364" w:author="陈学锋" w:date="2018-07-09T21:46:00Z">
        <w:r w:rsidR="00A83AAB">
          <w:rPr>
            <w:rFonts w:cs="Calibri"/>
          </w:rPr>
          <w:t>Windows</w:t>
        </w:r>
      </w:ins>
      <w:r>
        <w:rPr>
          <w:rFonts w:cs="Calibri"/>
        </w:rPr>
        <w:t xml:space="preserve">, </w:t>
      </w:r>
      <w:del w:id="365" w:author="陈学锋" w:date="2018-07-09T21:46:00Z">
        <w:r w:rsidDel="00A83AAB">
          <w:rPr>
            <w:rFonts w:cs="Calibri"/>
          </w:rPr>
          <w:delText>linux</w:delText>
        </w:r>
      </w:del>
      <w:ins w:id="366" w:author="陈学锋" w:date="2018-07-09T21:46:00Z">
        <w:r w:rsidR="00A83AAB">
          <w:rPr>
            <w:rFonts w:cs="Calibri"/>
          </w:rPr>
          <w:t>Linux</w:t>
        </w:r>
      </w:ins>
      <w:r>
        <w:rPr>
          <w:rFonts w:cs="Calibri"/>
        </w:rPr>
        <w:t>, Android and iOS</w:t>
      </w:r>
      <w:del w:id="367" w:author="陈学锋" w:date="2018-07-09T21:46:00Z">
        <w:r w:rsidDel="00A83AAB">
          <w:rPr>
            <w:rFonts w:cs="Calibri"/>
          </w:rPr>
          <w:delText xml:space="preserve"> versions</w:delText>
        </w:r>
      </w:del>
      <w:r>
        <w:rPr>
          <w:rFonts w:cs="Calibri"/>
        </w:rPr>
        <w:t xml:space="preserve">. This guide takes </w:t>
      </w:r>
      <w:ins w:id="368" w:author="陈学锋" w:date="2018-07-09T21:46:00Z">
        <w:r w:rsidR="00A83AAB">
          <w:rPr>
            <w:rFonts w:cs="Calibri"/>
          </w:rPr>
          <w:t xml:space="preserve">the </w:t>
        </w:r>
      </w:ins>
      <w:del w:id="369" w:author="陈学锋" w:date="2018-07-09T21:46:00Z">
        <w:r w:rsidDel="00A83AAB">
          <w:rPr>
            <w:rFonts w:cs="Calibri"/>
          </w:rPr>
          <w:delText xml:space="preserve">windows </w:delText>
        </w:r>
      </w:del>
      <w:ins w:id="370" w:author="陈学锋" w:date="2018-07-09T21:46:00Z">
        <w:r w:rsidR="00A83AAB">
          <w:rPr>
            <w:rFonts w:cs="Calibri"/>
          </w:rPr>
          <w:t xml:space="preserve">Windows </w:t>
        </w:r>
      </w:ins>
      <w:r>
        <w:rPr>
          <w:rFonts w:cs="Calibri"/>
        </w:rPr>
        <w:t xml:space="preserve">version on PC in C/C++ language </w:t>
      </w:r>
      <w:del w:id="371" w:author="陈学锋" w:date="2018-07-09T21:46:00Z">
        <w:r w:rsidDel="00A83AAB">
          <w:rPr>
            <w:rFonts w:cs="Calibri"/>
          </w:rPr>
          <w:delText xml:space="preserve">for </w:delText>
        </w:r>
      </w:del>
      <w:ins w:id="372" w:author="陈学锋" w:date="2018-07-09T21:46:00Z">
        <w:r w:rsidR="00A83AAB">
          <w:rPr>
            <w:rFonts w:cs="Calibri"/>
          </w:rPr>
          <w:t xml:space="preserve">as an </w:t>
        </w:r>
      </w:ins>
      <w:r>
        <w:rPr>
          <w:rFonts w:cs="Calibri"/>
        </w:rPr>
        <w:t>example.</w:t>
      </w:r>
    </w:p>
    <w:p w:rsidR="00274F8B" w:rsidRDefault="00F9769E">
      <w:pPr>
        <w:rPr>
          <w:rFonts w:cs="Calibri"/>
        </w:rPr>
      </w:pPr>
      <w:del w:id="373" w:author="陈学锋" w:date="2018-07-09T21:47:00Z">
        <w:r w:rsidDel="00A83AAB">
          <w:rPr>
            <w:rFonts w:cs="Calibri"/>
          </w:rPr>
          <w:delText xml:space="preserve">Following lists </w:delText>
        </w:r>
      </w:del>
      <w:ins w:id="374" w:author="陈学锋" w:date="2018-07-09T21:47:00Z">
        <w:r w:rsidR="00A83AAB">
          <w:rPr>
            <w:rFonts w:cs="Calibri"/>
          </w:rPr>
          <w:t xml:space="preserve">Here are </w:t>
        </w:r>
      </w:ins>
      <w:r>
        <w:rPr>
          <w:rFonts w:cs="Calibri"/>
        </w:rPr>
        <w:t xml:space="preserve">three recommended C/C++ </w:t>
      </w:r>
      <w:del w:id="375" w:author="陈学锋" w:date="2018-07-09T21:47:00Z">
        <w:r w:rsidDel="00A83AAB">
          <w:rPr>
            <w:rFonts w:cs="Calibri"/>
          </w:rPr>
          <w:delText xml:space="preserve">development </w:delText>
        </w:r>
      </w:del>
      <w:r>
        <w:rPr>
          <w:rFonts w:cs="Calibri"/>
        </w:rPr>
        <w:t>IDE</w:t>
      </w:r>
      <w:ins w:id="376" w:author="陈学锋" w:date="2018-07-09T21:47:00Z">
        <w:r w:rsidR="00A83AAB">
          <w:rPr>
            <w:rFonts w:cs="Calibri"/>
          </w:rPr>
          <w:t>s</w:t>
        </w:r>
      </w:ins>
      <w:r>
        <w:rPr>
          <w:rFonts w:cs="Calibri"/>
        </w:rPr>
        <w:t>:</w:t>
      </w:r>
    </w:p>
    <w:p w:rsidR="00274F8B" w:rsidRDefault="00F9769E">
      <w:pPr>
        <w:pStyle w:val="19"/>
        <w:numPr>
          <w:ilvl w:val="0"/>
          <w:numId w:val="4"/>
        </w:numPr>
        <w:tabs>
          <w:tab w:val="left" w:pos="420"/>
        </w:tabs>
        <w:ind w:left="840"/>
        <w:rPr>
          <w:rFonts w:cs="Calibri"/>
          <w:b/>
        </w:rPr>
      </w:pPr>
      <w:r>
        <w:rPr>
          <w:rFonts w:cs="Calibri"/>
          <w:b/>
        </w:rPr>
        <w:t>Visual Studio</w:t>
      </w:r>
    </w:p>
    <w:p w:rsidR="00274F8B" w:rsidRDefault="00F9769E">
      <w:pPr>
        <w:pStyle w:val="19"/>
        <w:numPr>
          <w:ilvl w:val="0"/>
          <w:numId w:val="4"/>
        </w:numPr>
        <w:tabs>
          <w:tab w:val="left" w:pos="420"/>
        </w:tabs>
        <w:ind w:left="840"/>
        <w:rPr>
          <w:rFonts w:cs="Calibri"/>
          <w:b/>
        </w:rPr>
      </w:pPr>
      <w:r>
        <w:rPr>
          <w:rFonts w:cs="Calibri"/>
          <w:b/>
        </w:rPr>
        <w:t>Code Blocks</w:t>
      </w:r>
    </w:p>
    <w:p w:rsidR="00274F8B" w:rsidRDefault="00F9769E">
      <w:pPr>
        <w:pStyle w:val="19"/>
        <w:numPr>
          <w:ilvl w:val="0"/>
          <w:numId w:val="4"/>
        </w:numPr>
        <w:tabs>
          <w:tab w:val="left" w:pos="420"/>
        </w:tabs>
        <w:ind w:left="840"/>
        <w:rPr>
          <w:rFonts w:cs="Calibri"/>
          <w:b/>
        </w:rPr>
      </w:pPr>
      <w:r>
        <w:rPr>
          <w:rFonts w:cs="Calibri"/>
          <w:b/>
        </w:rPr>
        <w:t>QT Creator</w:t>
      </w:r>
    </w:p>
    <w:p w:rsidR="00274F8B" w:rsidRDefault="00274F8B">
      <w:pPr>
        <w:rPr>
          <w:rStyle w:val="af"/>
          <w:rFonts w:cs="Calibri"/>
        </w:rPr>
      </w:pPr>
    </w:p>
    <w:p w:rsidR="00274F8B" w:rsidRDefault="00F9769E">
      <w:pPr>
        <w:rPr>
          <w:rStyle w:val="af"/>
          <w:rFonts w:cs="Calibri"/>
        </w:rPr>
      </w:pPr>
      <w:r>
        <w:rPr>
          <w:rStyle w:val="af"/>
          <w:rFonts w:cs="Calibri"/>
        </w:rPr>
        <w:t>Import API Files</w:t>
      </w:r>
    </w:p>
    <w:p w:rsidR="00274F8B" w:rsidRDefault="00F9769E">
      <w:pPr>
        <w:rPr>
          <w:rFonts w:cs="Calibri"/>
        </w:rPr>
      </w:pPr>
      <w:r>
        <w:rPr>
          <w:rFonts w:cs="Calibri"/>
        </w:rPr>
        <w:t>Developers should copy all API files described earlier to their project’s directory and import all head</w:t>
      </w:r>
      <w:ins w:id="377" w:author="陈学锋" w:date="2018-07-09T21:48:00Z">
        <w:r w:rsidR="00A83AAB">
          <w:rPr>
            <w:rFonts w:cs="Calibri"/>
          </w:rPr>
          <w:t>er</w:t>
        </w:r>
      </w:ins>
      <w:r>
        <w:rPr>
          <w:rFonts w:cs="Calibri"/>
        </w:rPr>
        <w:t xml:space="preserve"> files and static or dynamic link libraries.</w:t>
      </w:r>
    </w:p>
    <w:p w:rsidR="00274F8B" w:rsidRDefault="00F9769E">
      <w:pPr>
        <w:rPr>
          <w:rStyle w:val="af"/>
          <w:rFonts w:cs="Calibri"/>
        </w:rPr>
      </w:pPr>
      <w:r>
        <w:rPr>
          <w:rStyle w:val="af"/>
          <w:rFonts w:cs="Calibri"/>
        </w:rPr>
        <w:t>Implement SPI Interface</w:t>
      </w:r>
    </w:p>
    <w:p w:rsidR="00274F8B" w:rsidRDefault="00F9769E">
      <w:pPr>
        <w:rPr>
          <w:rFonts w:cs="Calibri"/>
        </w:rPr>
      </w:pPr>
      <w:r>
        <w:rPr>
          <w:rFonts w:cs="Calibri"/>
        </w:rPr>
        <w:t xml:space="preserve">Developer should derive the </w:t>
      </w:r>
      <w:r>
        <w:rPr>
          <w:rFonts w:cs="Calibri"/>
          <w:b/>
        </w:rPr>
        <w:t xml:space="preserve">CThostFtdcMdSpi </w:t>
      </w:r>
      <w:r>
        <w:rPr>
          <w:rFonts w:cs="Calibri"/>
        </w:rPr>
        <w:t xml:space="preserve">interface and implement necessary virtual </w:t>
      </w:r>
      <w:r>
        <w:rPr>
          <w:rFonts w:cs="Calibri" w:hint="eastAsia"/>
        </w:rPr>
        <w:t>functions</w:t>
      </w:r>
      <w:r>
        <w:rPr>
          <w:rFonts w:cs="Calibri"/>
        </w:rPr>
        <w:t xml:space="preserve">.  </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518"/>
        <w:gridCol w:w="6004"/>
      </w:tblGrid>
      <w:tr w:rsidR="00274F8B" w:rsidRPr="00A83AAB">
        <w:tc>
          <w:tcPr>
            <w:tcW w:w="2518" w:type="dxa"/>
            <w:tcBorders>
              <w:tl2br w:val="nil"/>
              <w:tr2bl w:val="nil"/>
            </w:tcBorders>
            <w:shd w:val="clear" w:color="auto" w:fill="FFFFFF"/>
          </w:tcPr>
          <w:p w:rsidR="00274F8B" w:rsidRDefault="00F9769E">
            <w:pPr>
              <w:pStyle w:val="a0"/>
              <w:spacing w:before="156" w:after="0"/>
              <w:ind w:firstLineChars="0" w:firstLine="0"/>
              <w:rPr>
                <w:rFonts w:cs="Calibri"/>
                <w:iCs/>
                <w:color w:val="000000"/>
                <w:sz w:val="21"/>
              </w:rPr>
            </w:pPr>
            <w:r>
              <w:rPr>
                <w:rFonts w:cs="Calibri"/>
                <w:iCs/>
                <w:color w:val="000000"/>
                <w:sz w:val="21"/>
              </w:rPr>
              <w:t>OnFrontConnected</w:t>
            </w:r>
          </w:p>
        </w:tc>
        <w:tc>
          <w:tcPr>
            <w:tcW w:w="6004" w:type="dxa"/>
            <w:tcBorders>
              <w:tl2br w:val="nil"/>
              <w:tr2bl w:val="nil"/>
            </w:tcBorders>
            <w:shd w:val="clear" w:color="auto" w:fill="FFFFFF"/>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This function is invoked after </w:t>
            </w:r>
            <w:del w:id="378" w:author="陈学锋" w:date="2018-07-09T21:50:00Z">
              <w:r w:rsidDel="00A83AAB">
                <w:rPr>
                  <w:rFonts w:cs="Calibri"/>
                  <w:iCs/>
                  <w:color w:val="000000"/>
                  <w:sz w:val="21"/>
                </w:rPr>
                <w:delText xml:space="preserve">establishing </w:delText>
              </w:r>
            </w:del>
            <w:r>
              <w:rPr>
                <w:rFonts w:cs="Calibri"/>
                <w:iCs/>
                <w:color w:val="000000"/>
                <w:sz w:val="21"/>
              </w:rPr>
              <w:t xml:space="preserve">the connection to the server </w:t>
            </w:r>
            <w:ins w:id="379" w:author="陈学锋" w:date="2018-07-09T21:50:00Z">
              <w:r w:rsidR="00A83AAB">
                <w:rPr>
                  <w:rFonts w:cs="Calibri"/>
                  <w:iCs/>
                  <w:color w:val="000000"/>
                  <w:sz w:val="21"/>
                </w:rPr>
                <w:t xml:space="preserve">is established </w:t>
              </w:r>
            </w:ins>
            <w:r>
              <w:rPr>
                <w:rFonts w:cs="Calibri"/>
                <w:iCs/>
                <w:color w:val="000000"/>
                <w:sz w:val="21"/>
              </w:rPr>
              <w:t xml:space="preserve">but before </w:t>
            </w:r>
            <w:del w:id="380" w:author="陈学锋" w:date="2018-07-09T21:49:00Z">
              <w:r w:rsidDel="00A83AAB">
                <w:rPr>
                  <w:rFonts w:cs="Calibri"/>
                  <w:iCs/>
                  <w:color w:val="000000"/>
                  <w:sz w:val="21"/>
                </w:rPr>
                <w:delText xml:space="preserve">the </w:delText>
              </w:r>
            </w:del>
            <w:r>
              <w:rPr>
                <w:rFonts w:cs="Calibri"/>
                <w:iCs/>
                <w:color w:val="000000"/>
                <w:sz w:val="21"/>
              </w:rPr>
              <w:t>logging in to the trading system.</w:t>
            </w:r>
          </w:p>
          <w:p w:rsidR="00274F8B" w:rsidRDefault="00F9769E" w:rsidP="00A45212">
            <w:pPr>
              <w:pStyle w:val="a0"/>
              <w:spacing w:beforeLines="0" w:before="0" w:after="0"/>
              <w:ind w:firstLineChars="0" w:firstLine="0"/>
              <w:rPr>
                <w:rFonts w:cs="Calibri"/>
                <w:iCs/>
                <w:color w:val="000000"/>
                <w:sz w:val="21"/>
              </w:rPr>
            </w:pPr>
            <w:r>
              <w:rPr>
                <w:rFonts w:cs="Calibri"/>
                <w:iCs/>
                <w:color w:val="000000"/>
                <w:sz w:val="21"/>
              </w:rPr>
              <w:t xml:space="preserve">Usually it’s where </w:t>
            </w:r>
            <w:ins w:id="381" w:author="陈学锋" w:date="2018-07-10T13:29:00Z">
              <w:r w:rsidR="00A45212">
                <w:rPr>
                  <w:rFonts w:cs="Calibri"/>
                  <w:iCs/>
                  <w:color w:val="000000"/>
                  <w:sz w:val="21"/>
                </w:rPr>
                <w:t>you put your login code.</w:t>
              </w:r>
            </w:ins>
            <w:del w:id="382" w:author="陈学锋" w:date="2018-07-10T13:29:00Z">
              <w:r w:rsidDel="00A45212">
                <w:rPr>
                  <w:rFonts w:cs="Calibri"/>
                  <w:iCs/>
                  <w:color w:val="000000"/>
                  <w:sz w:val="21"/>
                </w:rPr>
                <w:delText>client log in the system.</w:delText>
              </w:r>
            </w:del>
          </w:p>
        </w:tc>
      </w:tr>
      <w:tr w:rsidR="00274F8B">
        <w:tc>
          <w:tcPr>
            <w:tcW w:w="2518" w:type="dxa"/>
            <w:tcBorders>
              <w:tl2br w:val="nil"/>
              <w:tr2bl w:val="nil"/>
            </w:tcBorders>
            <w:shd w:val="clear" w:color="auto" w:fill="EBF1DD"/>
          </w:tcPr>
          <w:p w:rsidR="00274F8B" w:rsidRDefault="00F9769E">
            <w:pPr>
              <w:pStyle w:val="a0"/>
              <w:spacing w:before="156" w:after="0"/>
              <w:ind w:firstLineChars="0" w:firstLine="0"/>
              <w:rPr>
                <w:rFonts w:cs="Calibri"/>
                <w:iCs/>
                <w:color w:val="000000"/>
                <w:sz w:val="21"/>
              </w:rPr>
            </w:pPr>
            <w:r>
              <w:rPr>
                <w:rFonts w:cs="Calibri"/>
                <w:iCs/>
                <w:color w:val="000000"/>
                <w:sz w:val="21"/>
              </w:rPr>
              <w:t>OnFrontDisconnected</w:t>
            </w:r>
          </w:p>
        </w:tc>
        <w:tc>
          <w:tcPr>
            <w:tcW w:w="6004" w:type="dxa"/>
            <w:tcBorders>
              <w:tl2br w:val="nil"/>
              <w:tr2bl w:val="nil"/>
            </w:tcBorders>
            <w:shd w:val="clear" w:color="auto" w:fill="EBF1DD"/>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This function is invoked after the client disconnects from the server. </w:t>
            </w:r>
          </w:p>
          <w:p w:rsidR="00274F8B" w:rsidRDefault="00F9769E">
            <w:pPr>
              <w:pStyle w:val="a0"/>
              <w:spacing w:beforeLines="0" w:before="0" w:after="0"/>
              <w:ind w:firstLineChars="0" w:firstLine="0"/>
              <w:rPr>
                <w:rFonts w:cs="Calibri"/>
                <w:iCs/>
                <w:color w:val="000000"/>
                <w:sz w:val="21"/>
              </w:rPr>
            </w:pPr>
            <w:r>
              <w:rPr>
                <w:rFonts w:cs="Calibri"/>
                <w:iCs/>
                <w:color w:val="000000"/>
                <w:sz w:val="21"/>
              </w:rPr>
              <w:t>API will try to reconnect automatically.</w:t>
            </w:r>
          </w:p>
          <w:p w:rsidR="00274F8B" w:rsidRDefault="00F9769E" w:rsidP="001B45CA">
            <w:pPr>
              <w:pStyle w:val="a0"/>
              <w:spacing w:beforeLines="0" w:before="0" w:after="0"/>
              <w:ind w:firstLineChars="0" w:firstLine="0"/>
              <w:rPr>
                <w:rFonts w:cs="Calibri"/>
                <w:iCs/>
                <w:color w:val="000000"/>
                <w:sz w:val="21"/>
              </w:rPr>
            </w:pPr>
            <w:r>
              <w:rPr>
                <w:rFonts w:cs="Calibri"/>
                <w:iCs/>
                <w:color w:val="000000"/>
                <w:sz w:val="21"/>
              </w:rPr>
              <w:t xml:space="preserve">Parameter of this function </w:t>
            </w:r>
            <w:del w:id="383" w:author="陈学锋" w:date="2018-07-09T21:56:00Z">
              <w:r w:rsidDel="001B45CA">
                <w:rPr>
                  <w:rFonts w:cs="Calibri" w:hint="eastAsia"/>
                  <w:iCs/>
                  <w:color w:val="000000"/>
                  <w:sz w:val="21"/>
                </w:rPr>
                <w:delText>contains</w:delText>
              </w:r>
            </w:del>
            <w:ins w:id="384" w:author="陈学锋" w:date="2018-07-09T21:56:00Z">
              <w:r w:rsidR="001B45CA">
                <w:rPr>
                  <w:rFonts w:cs="Calibri" w:hint="eastAsia"/>
                  <w:iCs/>
                  <w:color w:val="000000"/>
                  <w:sz w:val="21"/>
                </w:rPr>
                <w:t>indicates</w:t>
              </w:r>
            </w:ins>
            <w:r>
              <w:rPr>
                <w:rFonts w:cs="Calibri"/>
                <w:iCs/>
                <w:color w:val="000000"/>
                <w:sz w:val="21"/>
              </w:rPr>
              <w:t xml:space="preserve"> the reason of </w:t>
            </w:r>
            <w:del w:id="385" w:author="陈学锋" w:date="2018-07-18T22:17:00Z">
              <w:r w:rsidDel="000A26A5">
                <w:rPr>
                  <w:rFonts w:cs="Calibri"/>
                  <w:iCs/>
                  <w:color w:val="000000"/>
                  <w:sz w:val="21"/>
                </w:rPr>
                <w:delText>the</w:delText>
              </w:r>
            </w:del>
            <w:del w:id="386" w:author="陈学锋" w:date="2018-07-09T21:56:00Z">
              <w:r w:rsidDel="001B45CA">
                <w:rPr>
                  <w:rFonts w:cs="Calibri"/>
                  <w:iCs/>
                  <w:color w:val="000000"/>
                  <w:sz w:val="21"/>
                </w:rPr>
                <w:delText xml:space="preserve"> </w:delText>
              </w:r>
              <w:r w:rsidDel="001B45CA">
                <w:rPr>
                  <w:rFonts w:cs="Calibri"/>
                  <w:iCs/>
                  <w:color w:val="000000"/>
                  <w:sz w:val="21"/>
                </w:rPr>
                <w:lastRenderedPageBreak/>
                <w:delText>disconnection</w:delText>
              </w:r>
            </w:del>
            <w:ins w:id="387" w:author="陈学锋" w:date="2018-07-18T22:17:00Z">
              <w:r w:rsidR="000A26A5">
                <w:rPr>
                  <w:rFonts w:cs="Calibri"/>
                  <w:iCs/>
                  <w:color w:val="000000"/>
                  <w:sz w:val="21"/>
                </w:rPr>
                <w:t>the connection</w:t>
              </w:r>
            </w:ins>
            <w:ins w:id="388" w:author="陈学锋" w:date="2018-07-09T21:56:00Z">
              <w:r w:rsidR="001B45CA">
                <w:rPr>
                  <w:rFonts w:cs="Calibri"/>
                  <w:iCs/>
                  <w:color w:val="000000"/>
                  <w:sz w:val="21"/>
                </w:rPr>
                <w:t xml:space="preserve"> failure</w:t>
              </w:r>
            </w:ins>
            <w:r>
              <w:rPr>
                <w:rFonts w:cs="Calibri"/>
                <w:iCs/>
                <w:color w:val="000000"/>
                <w:sz w:val="21"/>
              </w:rPr>
              <w:t>.</w:t>
            </w:r>
          </w:p>
        </w:tc>
      </w:tr>
      <w:tr w:rsidR="00274F8B">
        <w:tc>
          <w:tcPr>
            <w:tcW w:w="2518" w:type="dxa"/>
            <w:tcBorders>
              <w:tl2br w:val="nil"/>
              <w:tr2bl w:val="nil"/>
            </w:tcBorders>
            <w:shd w:val="clear" w:color="auto" w:fill="FFFFFF"/>
          </w:tcPr>
          <w:p w:rsidR="00274F8B" w:rsidRDefault="00F9769E">
            <w:pPr>
              <w:pStyle w:val="a0"/>
              <w:spacing w:before="156" w:after="0"/>
              <w:ind w:firstLineChars="0" w:firstLine="0"/>
              <w:rPr>
                <w:rFonts w:cs="Calibri"/>
                <w:iCs/>
                <w:color w:val="000000"/>
                <w:sz w:val="21"/>
              </w:rPr>
            </w:pPr>
            <w:r>
              <w:rPr>
                <w:rFonts w:cs="Calibri"/>
                <w:iCs/>
                <w:color w:val="000000"/>
                <w:sz w:val="21"/>
              </w:rPr>
              <w:lastRenderedPageBreak/>
              <w:t>OnRspUserLogin</w:t>
            </w:r>
          </w:p>
        </w:tc>
        <w:tc>
          <w:tcPr>
            <w:tcW w:w="6004" w:type="dxa"/>
            <w:tcBorders>
              <w:tl2br w:val="nil"/>
              <w:tr2bl w:val="nil"/>
            </w:tcBorders>
            <w:shd w:val="clear" w:color="auto" w:fill="FFFFFF"/>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Return response from </w:t>
            </w:r>
            <w:ins w:id="389" w:author="陈学锋" w:date="2018-07-10T19:33:00Z">
              <w:r w:rsidR="00EA1D77">
                <w:rPr>
                  <w:rFonts w:cs="Calibri" w:hint="eastAsia"/>
                  <w:iCs/>
                  <w:color w:val="000000"/>
                  <w:sz w:val="21"/>
                </w:rPr>
                <w:t>th</w:t>
              </w:r>
              <w:r w:rsidR="00EA1D77">
                <w:rPr>
                  <w:rFonts w:cs="Calibri"/>
                  <w:iCs/>
                  <w:color w:val="000000"/>
                  <w:sz w:val="21"/>
                </w:rPr>
                <w:t xml:space="preserve">e login </w:t>
              </w:r>
            </w:ins>
            <w:del w:id="390" w:author="陈学锋" w:date="2018-07-10T19:32:00Z">
              <w:r w:rsidDel="00EA1D77">
                <w:rPr>
                  <w:rFonts w:cs="Calibri"/>
                  <w:iCs/>
                  <w:color w:val="000000"/>
                  <w:sz w:val="21"/>
                </w:rPr>
                <w:delText xml:space="preserve">log in </w:delText>
              </w:r>
            </w:del>
            <w:r>
              <w:rPr>
                <w:rFonts w:cs="Calibri"/>
                <w:iCs/>
                <w:color w:val="000000"/>
                <w:sz w:val="21"/>
              </w:rPr>
              <w:t>request.</w:t>
            </w:r>
          </w:p>
          <w:p w:rsidR="00274F8B" w:rsidRDefault="00F9769E" w:rsidP="003F072F">
            <w:pPr>
              <w:pStyle w:val="a0"/>
              <w:spacing w:beforeLines="0" w:before="0" w:after="0"/>
              <w:ind w:firstLineChars="0" w:firstLine="0"/>
              <w:rPr>
                <w:rFonts w:cs="Calibri"/>
                <w:iCs/>
                <w:color w:val="000000"/>
                <w:sz w:val="21"/>
              </w:rPr>
            </w:pPr>
            <w:r>
              <w:rPr>
                <w:rFonts w:cs="Calibri"/>
                <w:iCs/>
                <w:color w:val="000000"/>
                <w:sz w:val="21"/>
              </w:rPr>
              <w:t>Error message such as “</w:t>
            </w:r>
            <w:del w:id="391" w:author="陈学锋" w:date="2018-07-18T22:18:00Z">
              <w:r w:rsidDel="003F072F">
                <w:rPr>
                  <w:rFonts w:cs="Calibri"/>
                  <w:iCs/>
                  <w:color w:val="000000"/>
                  <w:sz w:val="21"/>
                </w:rPr>
                <w:delText>il</w:delText>
              </w:r>
            </w:del>
            <w:del w:id="392" w:author="陈学锋" w:date="2018-07-12T21:16:00Z">
              <w:r w:rsidDel="00D24C45">
                <w:rPr>
                  <w:rFonts w:cs="Calibri"/>
                  <w:iCs/>
                  <w:color w:val="000000"/>
                  <w:sz w:val="21"/>
                </w:rPr>
                <w:delText>legal</w:delText>
              </w:r>
            </w:del>
            <w:ins w:id="393" w:author="陈学锋" w:date="2018-07-18T22:18:00Z">
              <w:r w:rsidR="003F072F">
                <w:rPr>
                  <w:rFonts w:cs="Calibri"/>
                  <w:iCs/>
                  <w:color w:val="000000"/>
                  <w:sz w:val="21"/>
                </w:rPr>
                <w:t>il</w:t>
              </w:r>
            </w:ins>
            <w:ins w:id="394" w:author="陈学锋" w:date="2018-07-12T21:16:00Z">
              <w:r w:rsidR="00D24C45">
                <w:rPr>
                  <w:rFonts w:cs="Calibri"/>
                  <w:iCs/>
                  <w:color w:val="000000"/>
                  <w:sz w:val="21"/>
                </w:rPr>
                <w:t>legitimate</w:t>
              </w:r>
            </w:ins>
            <w:r>
              <w:rPr>
                <w:rFonts w:cs="Calibri"/>
                <w:iCs/>
                <w:color w:val="000000"/>
                <w:sz w:val="21"/>
              </w:rPr>
              <w:t xml:space="preserve"> login” usually means wrong password.</w:t>
            </w:r>
          </w:p>
        </w:tc>
      </w:tr>
      <w:tr w:rsidR="00274F8B">
        <w:tc>
          <w:tcPr>
            <w:tcW w:w="2518" w:type="dxa"/>
            <w:tcBorders>
              <w:tl2br w:val="nil"/>
              <w:tr2bl w:val="nil"/>
            </w:tcBorders>
            <w:shd w:val="clear" w:color="auto" w:fill="EBF1DD"/>
          </w:tcPr>
          <w:p w:rsidR="00274F8B" w:rsidRDefault="00F9769E">
            <w:pPr>
              <w:pStyle w:val="a0"/>
              <w:spacing w:before="156" w:after="0"/>
              <w:ind w:firstLineChars="0" w:firstLine="0"/>
              <w:rPr>
                <w:rFonts w:cs="Calibri"/>
                <w:iCs/>
                <w:color w:val="000000"/>
                <w:sz w:val="21"/>
              </w:rPr>
            </w:pPr>
            <w:r>
              <w:rPr>
                <w:rFonts w:cs="Calibri"/>
                <w:iCs/>
                <w:color w:val="000000"/>
                <w:sz w:val="21"/>
              </w:rPr>
              <w:t>OnRspSubMarketData</w:t>
            </w:r>
          </w:p>
        </w:tc>
        <w:tc>
          <w:tcPr>
            <w:tcW w:w="6004" w:type="dxa"/>
            <w:tcBorders>
              <w:tl2br w:val="nil"/>
              <w:tr2bl w:val="nil"/>
            </w:tcBorders>
            <w:shd w:val="clear" w:color="auto" w:fill="EBF1DD"/>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Return response from </w:t>
            </w:r>
            <w:ins w:id="395" w:author="陈学锋" w:date="2018-07-10T19:36:00Z">
              <w:r w:rsidR="00EA1D77">
                <w:rPr>
                  <w:rFonts w:cs="Calibri"/>
                  <w:iCs/>
                  <w:color w:val="000000"/>
                  <w:sz w:val="21"/>
                </w:rPr>
                <w:t xml:space="preserve">a </w:t>
              </w:r>
            </w:ins>
            <w:r>
              <w:rPr>
                <w:rFonts w:cs="Calibri"/>
                <w:iCs/>
                <w:color w:val="000000"/>
                <w:sz w:val="21"/>
              </w:rPr>
              <w:t>request of subscribing market data.</w:t>
            </w:r>
          </w:p>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Usually it is invoked when </w:t>
            </w:r>
            <w:ins w:id="396" w:author="陈学锋" w:date="2018-07-10T19:36:00Z">
              <w:r w:rsidR="00EA1D77">
                <w:rPr>
                  <w:rFonts w:cs="Calibri"/>
                  <w:iCs/>
                  <w:color w:val="000000"/>
                  <w:sz w:val="21"/>
                </w:rPr>
                <w:t xml:space="preserve">an </w:t>
              </w:r>
            </w:ins>
            <w:r>
              <w:rPr>
                <w:rFonts w:cs="Calibri"/>
                <w:iCs/>
                <w:color w:val="000000"/>
                <w:sz w:val="21"/>
              </w:rPr>
              <w:t xml:space="preserve">error happens to the request of subscribing market data. </w:t>
            </w:r>
          </w:p>
          <w:p w:rsidR="00274F8B" w:rsidRDefault="00F9769E">
            <w:pPr>
              <w:pStyle w:val="a0"/>
              <w:spacing w:beforeLines="0" w:before="0" w:after="0"/>
              <w:ind w:firstLineChars="0" w:firstLine="0"/>
              <w:rPr>
                <w:rFonts w:cs="Calibri"/>
                <w:iCs/>
                <w:color w:val="000000"/>
                <w:sz w:val="21"/>
              </w:rPr>
            </w:pPr>
            <w:r>
              <w:rPr>
                <w:rFonts w:cs="Calibri"/>
                <w:iCs/>
                <w:color w:val="000000"/>
                <w:sz w:val="21"/>
              </w:rPr>
              <w:t>Reason of error and instrument can be found in the parameters.</w:t>
            </w:r>
          </w:p>
        </w:tc>
      </w:tr>
      <w:tr w:rsidR="00274F8B">
        <w:tc>
          <w:tcPr>
            <w:tcW w:w="2518" w:type="dxa"/>
            <w:tcBorders>
              <w:tl2br w:val="nil"/>
              <w:tr2bl w:val="nil"/>
            </w:tcBorders>
            <w:shd w:val="clear" w:color="auto" w:fill="FFFFFF"/>
          </w:tcPr>
          <w:p w:rsidR="00274F8B" w:rsidRDefault="00F9769E">
            <w:pPr>
              <w:pStyle w:val="a0"/>
              <w:spacing w:before="156" w:after="0"/>
              <w:ind w:firstLineChars="0" w:firstLine="0"/>
              <w:rPr>
                <w:rFonts w:cs="Calibri"/>
                <w:iCs/>
                <w:color w:val="000000"/>
                <w:sz w:val="21"/>
              </w:rPr>
            </w:pPr>
            <w:r>
              <w:rPr>
                <w:rFonts w:cs="Calibri"/>
                <w:iCs/>
                <w:color w:val="000000"/>
                <w:sz w:val="21"/>
              </w:rPr>
              <w:t>OnRspUnSubMarketData</w:t>
            </w:r>
          </w:p>
        </w:tc>
        <w:tc>
          <w:tcPr>
            <w:tcW w:w="6004" w:type="dxa"/>
            <w:tcBorders>
              <w:tl2br w:val="nil"/>
              <w:tr2bl w:val="nil"/>
            </w:tcBorders>
            <w:shd w:val="clear" w:color="auto" w:fill="FFFFFF"/>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Return response from </w:t>
            </w:r>
            <w:ins w:id="397" w:author="陈学锋" w:date="2018-07-10T19:36:00Z">
              <w:r w:rsidR="00EA1D77">
                <w:rPr>
                  <w:rFonts w:cs="Calibri"/>
                  <w:iCs/>
                  <w:color w:val="000000"/>
                  <w:sz w:val="21"/>
                </w:rPr>
                <w:t xml:space="preserve">a </w:t>
              </w:r>
            </w:ins>
            <w:r>
              <w:rPr>
                <w:rFonts w:cs="Calibri"/>
                <w:iCs/>
                <w:color w:val="000000"/>
                <w:sz w:val="21"/>
              </w:rPr>
              <w:t>request of unsubscribing market data.</w:t>
            </w:r>
          </w:p>
        </w:tc>
      </w:tr>
      <w:tr w:rsidR="00274F8B">
        <w:tc>
          <w:tcPr>
            <w:tcW w:w="2518" w:type="dxa"/>
            <w:tcBorders>
              <w:tl2br w:val="nil"/>
              <w:tr2bl w:val="nil"/>
            </w:tcBorders>
            <w:shd w:val="clear" w:color="auto" w:fill="EBF1DD"/>
          </w:tcPr>
          <w:p w:rsidR="00274F8B" w:rsidRDefault="00F9769E">
            <w:pPr>
              <w:pStyle w:val="a0"/>
              <w:spacing w:before="156" w:after="0"/>
              <w:ind w:firstLineChars="0" w:firstLine="0"/>
              <w:rPr>
                <w:rFonts w:cs="Calibri"/>
                <w:iCs/>
                <w:color w:val="000000"/>
                <w:sz w:val="21"/>
              </w:rPr>
            </w:pPr>
            <w:r>
              <w:rPr>
                <w:rFonts w:cs="Calibri"/>
                <w:iCs/>
                <w:color w:val="000000"/>
                <w:sz w:val="21"/>
              </w:rPr>
              <w:t>OnRtnDepthMarketData</w:t>
            </w:r>
          </w:p>
        </w:tc>
        <w:tc>
          <w:tcPr>
            <w:tcW w:w="6004" w:type="dxa"/>
            <w:tcBorders>
              <w:tl2br w:val="nil"/>
              <w:tr2bl w:val="nil"/>
            </w:tcBorders>
            <w:shd w:val="clear" w:color="auto" w:fill="EBF1DD"/>
          </w:tcPr>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Return price quotation </w:t>
            </w:r>
            <w:del w:id="398" w:author="陈学锋" w:date="2018-07-10T19:37:00Z">
              <w:r w:rsidDel="00EA1D77">
                <w:rPr>
                  <w:rFonts w:cs="Calibri"/>
                  <w:iCs/>
                  <w:color w:val="000000"/>
                  <w:sz w:val="21"/>
                </w:rPr>
                <w:delText xml:space="preserve">with </w:delText>
              </w:r>
            </w:del>
            <w:ins w:id="399" w:author="陈学锋" w:date="2018-07-10T19:37:00Z">
              <w:r w:rsidR="00EA1D77">
                <w:rPr>
                  <w:rFonts w:cs="Calibri"/>
                  <w:iCs/>
                  <w:color w:val="000000"/>
                  <w:sz w:val="21"/>
                </w:rPr>
                <w:t xml:space="preserve">of </w:t>
              </w:r>
            </w:ins>
            <w:r>
              <w:rPr>
                <w:rFonts w:cs="Calibri"/>
                <w:iCs/>
                <w:color w:val="000000"/>
                <w:sz w:val="21"/>
              </w:rPr>
              <w:t>a specific instrument.</w:t>
            </w:r>
          </w:p>
          <w:p w:rsidR="00274F8B" w:rsidRDefault="00F9769E">
            <w:pPr>
              <w:pStyle w:val="a0"/>
              <w:spacing w:beforeLines="0" w:before="0" w:after="0"/>
              <w:ind w:firstLineChars="0" w:firstLine="0"/>
              <w:rPr>
                <w:rFonts w:cs="Calibri"/>
                <w:iCs/>
                <w:color w:val="000000"/>
                <w:sz w:val="21"/>
              </w:rPr>
            </w:pPr>
            <w:r>
              <w:rPr>
                <w:rFonts w:cs="Calibri"/>
                <w:iCs/>
                <w:color w:val="000000"/>
                <w:sz w:val="21"/>
              </w:rPr>
              <w:t>If no error happens to the request, this function is invoked instead of OnRspSubMarketData</w:t>
            </w:r>
          </w:p>
        </w:tc>
      </w:tr>
      <w:tr w:rsidR="00274F8B">
        <w:tc>
          <w:tcPr>
            <w:tcW w:w="2518" w:type="dxa"/>
            <w:tcBorders>
              <w:tl2br w:val="nil"/>
              <w:tr2bl w:val="nil"/>
            </w:tcBorders>
            <w:shd w:val="clear" w:color="auto" w:fill="FFFFFF"/>
          </w:tcPr>
          <w:p w:rsidR="00274F8B" w:rsidRDefault="00F9769E">
            <w:pPr>
              <w:pStyle w:val="a0"/>
              <w:spacing w:before="156" w:after="0"/>
              <w:ind w:firstLineChars="0" w:firstLine="0"/>
              <w:rPr>
                <w:rFonts w:cs="Calibri"/>
                <w:iCs/>
                <w:color w:val="000000"/>
                <w:sz w:val="21"/>
              </w:rPr>
            </w:pPr>
            <w:r>
              <w:rPr>
                <w:rFonts w:cs="Calibri"/>
                <w:iCs/>
                <w:color w:val="000000"/>
                <w:sz w:val="21"/>
              </w:rPr>
              <w:t>OnRspError</w:t>
            </w:r>
          </w:p>
        </w:tc>
        <w:tc>
          <w:tcPr>
            <w:tcW w:w="6004" w:type="dxa"/>
            <w:tcBorders>
              <w:tl2br w:val="nil"/>
              <w:tr2bl w:val="nil"/>
            </w:tcBorders>
            <w:shd w:val="clear" w:color="auto" w:fill="FFFFFF"/>
          </w:tcPr>
          <w:p w:rsidR="00274F8B" w:rsidRDefault="00F9769E">
            <w:pPr>
              <w:pStyle w:val="a0"/>
              <w:spacing w:beforeLines="0" w:before="0" w:after="0"/>
              <w:ind w:firstLineChars="0" w:firstLine="0"/>
              <w:rPr>
                <w:rFonts w:cs="Calibri"/>
                <w:iCs/>
                <w:color w:val="000000"/>
                <w:sz w:val="21"/>
              </w:rPr>
            </w:pPr>
            <w:r>
              <w:rPr>
                <w:rFonts w:cs="Calibri"/>
                <w:iCs/>
                <w:color w:val="000000"/>
                <w:sz w:val="21"/>
              </w:rPr>
              <w:t>This function is invoked when CTP is not able to identify the request sent by clients.</w:t>
            </w:r>
          </w:p>
          <w:p w:rsidR="00274F8B" w:rsidRDefault="00F9769E">
            <w:pPr>
              <w:pStyle w:val="a0"/>
              <w:spacing w:beforeLines="0" w:before="0" w:after="0"/>
              <w:ind w:firstLineChars="0" w:firstLine="0"/>
              <w:rPr>
                <w:rFonts w:cs="Calibri"/>
                <w:iCs/>
                <w:color w:val="000000"/>
                <w:sz w:val="21"/>
              </w:rPr>
            </w:pPr>
            <w:r>
              <w:rPr>
                <w:rFonts w:cs="Calibri"/>
                <w:iCs/>
                <w:color w:val="000000"/>
                <w:sz w:val="21"/>
              </w:rPr>
              <w:t xml:space="preserve">For example, developers might get a notification if they register </w:t>
            </w:r>
            <w:ins w:id="400" w:author="陈学锋" w:date="2018-07-10T19:38:00Z">
              <w:r w:rsidR="00EA1D77">
                <w:rPr>
                  <w:rFonts w:cs="Calibri"/>
                  <w:iCs/>
                  <w:color w:val="000000"/>
                  <w:sz w:val="21"/>
                </w:rPr>
                <w:t xml:space="preserve">an </w:t>
              </w:r>
            </w:ins>
            <w:r>
              <w:rPr>
                <w:rFonts w:cs="Calibri"/>
                <w:iCs/>
                <w:color w:val="000000"/>
                <w:sz w:val="21"/>
              </w:rPr>
              <w:t>invalid IP to the front</w:t>
            </w:r>
            <w:ins w:id="401" w:author="陈学锋" w:date="2018-07-10T19:38:00Z">
              <w:r w:rsidR="00EA1D77">
                <w:rPr>
                  <w:rFonts w:cs="Calibri"/>
                  <w:iCs/>
                  <w:color w:val="000000"/>
                  <w:sz w:val="21"/>
                </w:rPr>
                <w:t>-end</w:t>
              </w:r>
            </w:ins>
            <w:r>
              <w:rPr>
                <w:rFonts w:cs="Calibri"/>
                <w:iCs/>
                <w:color w:val="000000"/>
                <w:sz w:val="21"/>
              </w:rPr>
              <w:t>.</w:t>
            </w:r>
          </w:p>
        </w:tc>
      </w:tr>
      <w:tr w:rsidR="00274F8B">
        <w:tc>
          <w:tcPr>
            <w:tcW w:w="2518" w:type="dxa"/>
            <w:tcBorders>
              <w:tl2br w:val="nil"/>
              <w:tr2bl w:val="nil"/>
            </w:tcBorders>
            <w:shd w:val="clear" w:color="auto" w:fill="EBF1DD"/>
          </w:tcPr>
          <w:p w:rsidR="00274F8B" w:rsidRDefault="00F9769E">
            <w:pPr>
              <w:pStyle w:val="a0"/>
              <w:spacing w:before="156" w:after="0"/>
              <w:ind w:firstLineChars="0" w:firstLine="0"/>
              <w:rPr>
                <w:rFonts w:cs="Calibri"/>
                <w:iCs/>
                <w:color w:val="000000"/>
                <w:sz w:val="21"/>
              </w:rPr>
            </w:pPr>
            <w:r>
              <w:rPr>
                <w:rFonts w:cs="Calibri"/>
                <w:iCs/>
                <w:color w:val="000000"/>
                <w:sz w:val="21"/>
              </w:rPr>
              <w:t>OnHeartBeatWarning</w:t>
            </w:r>
          </w:p>
        </w:tc>
        <w:tc>
          <w:tcPr>
            <w:tcW w:w="6004" w:type="dxa"/>
            <w:tcBorders>
              <w:tl2br w:val="nil"/>
              <w:tr2bl w:val="nil"/>
            </w:tcBorders>
            <w:shd w:val="clear" w:color="auto" w:fill="EBF1DD"/>
          </w:tcPr>
          <w:p w:rsidR="00274F8B" w:rsidRDefault="00F9769E" w:rsidP="00EA1D77">
            <w:pPr>
              <w:pStyle w:val="a0"/>
              <w:spacing w:beforeLines="0" w:before="0" w:after="0"/>
              <w:ind w:firstLineChars="0" w:firstLine="0"/>
              <w:rPr>
                <w:ins w:id="402" w:author="陈学锋" w:date="2018-07-10T19:39:00Z"/>
                <w:rFonts w:cs="Calibri"/>
                <w:iCs/>
                <w:color w:val="000000"/>
                <w:sz w:val="21"/>
              </w:rPr>
            </w:pPr>
            <w:r>
              <w:rPr>
                <w:rFonts w:cs="Calibri"/>
                <w:iCs/>
                <w:color w:val="000000"/>
                <w:sz w:val="21"/>
              </w:rPr>
              <w:t>This function is invoked if no message</w:t>
            </w:r>
            <w:del w:id="403" w:author="陈学锋" w:date="2018-07-10T19:38:00Z">
              <w:r w:rsidDel="00EA1D77">
                <w:rPr>
                  <w:rFonts w:cs="Calibri"/>
                  <w:iCs/>
                  <w:color w:val="000000"/>
                  <w:sz w:val="21"/>
                </w:rPr>
                <w:delText>s</w:delText>
              </w:r>
            </w:del>
            <w:r>
              <w:rPr>
                <w:rFonts w:cs="Calibri"/>
                <w:iCs/>
                <w:color w:val="000000"/>
                <w:sz w:val="21"/>
              </w:rPr>
              <w:t xml:space="preserve"> </w:t>
            </w:r>
            <w:del w:id="404" w:author="陈学锋" w:date="2018-07-10T19:38:00Z">
              <w:r w:rsidDel="00EA1D77">
                <w:rPr>
                  <w:rFonts w:cs="Calibri"/>
                  <w:iCs/>
                  <w:color w:val="000000"/>
                  <w:sz w:val="21"/>
                </w:rPr>
                <w:delText xml:space="preserve">have </w:delText>
              </w:r>
            </w:del>
            <w:ins w:id="405" w:author="陈学锋" w:date="2018-07-10T19:38:00Z">
              <w:r w:rsidR="00EA1D77">
                <w:rPr>
                  <w:rFonts w:cs="Calibri"/>
                  <w:iCs/>
                  <w:color w:val="000000"/>
                  <w:sz w:val="21"/>
                </w:rPr>
                <w:t xml:space="preserve">has </w:t>
              </w:r>
            </w:ins>
            <w:r>
              <w:rPr>
                <w:rFonts w:cs="Calibri"/>
                <w:iCs/>
                <w:color w:val="000000"/>
                <w:sz w:val="21"/>
              </w:rPr>
              <w:t xml:space="preserve">been received for a preset period of time. </w:t>
            </w:r>
            <w:ins w:id="406" w:author="陈学锋" w:date="2018-07-10T19:40:00Z">
              <w:r w:rsidR="00C0262B">
                <w:rPr>
                  <w:rFonts w:cs="Calibri"/>
                  <w:iCs/>
                  <w:color w:val="000000"/>
                  <w:sz w:val="21"/>
                </w:rPr>
                <w:t>It can be used to send heart beats to suggest that the connection between the client and the server is still alive.</w:t>
              </w:r>
            </w:ins>
            <w:del w:id="407" w:author="陈学锋" w:date="2018-07-10T19:41:00Z">
              <w:r w:rsidDel="00C0262B">
                <w:rPr>
                  <w:rFonts w:cs="Calibri"/>
                  <w:iCs/>
                  <w:color w:val="000000"/>
                  <w:sz w:val="21"/>
                </w:rPr>
                <w:delText>To inform client that the connection is alive.</w:delText>
              </w:r>
            </w:del>
          </w:p>
          <w:p w:rsidR="00EA1D77" w:rsidRDefault="00EA1D77" w:rsidP="00EA1D77">
            <w:pPr>
              <w:pStyle w:val="a0"/>
              <w:spacing w:beforeLines="0" w:before="0" w:after="0"/>
              <w:ind w:firstLineChars="0" w:firstLine="0"/>
              <w:rPr>
                <w:rFonts w:cs="Calibri"/>
                <w:iCs/>
                <w:color w:val="000000"/>
                <w:sz w:val="21"/>
              </w:rPr>
            </w:pPr>
            <w:ins w:id="408" w:author="陈学锋" w:date="2018-07-10T19:39:00Z">
              <w:r w:rsidRPr="00EA1D77">
                <w:rPr>
                  <w:rFonts w:cs="Calibri"/>
                  <w:iCs/>
                  <w:color w:val="FF0000"/>
                  <w:sz w:val="21"/>
                  <w:rPrChange w:id="409" w:author="陈学锋" w:date="2018-07-10T19:40:00Z">
                    <w:rPr>
                      <w:rFonts w:cs="Calibri"/>
                      <w:iCs/>
                      <w:color w:val="000000"/>
                      <w:sz w:val="21"/>
                    </w:rPr>
                  </w:rPrChange>
                </w:rPr>
                <w:t>The interface is no longer valid.</w:t>
              </w:r>
            </w:ins>
          </w:p>
        </w:tc>
      </w:tr>
    </w:tbl>
    <w:p w:rsidR="00274F8B" w:rsidRDefault="00274F8B">
      <w:pPr>
        <w:rPr>
          <w:ins w:id="410" w:author="陈学锋" w:date="2018-07-10T19:42:00Z"/>
          <w:rFonts w:cs="Calibri"/>
        </w:rPr>
      </w:pPr>
    </w:p>
    <w:p w:rsidR="00C0262B" w:rsidRPr="00C0262B" w:rsidRDefault="00C0262B">
      <w:pPr>
        <w:pStyle w:val="a0"/>
        <w:spacing w:before="156"/>
        <w:ind w:firstLineChars="0" w:firstLine="0"/>
        <w:pPrChange w:id="411" w:author="陈学锋" w:date="2018-07-10T19:43:00Z">
          <w:pPr/>
        </w:pPrChange>
      </w:pPr>
      <w:ins w:id="412" w:author="陈学锋" w:date="2018-07-10T19:43:00Z">
        <w:r>
          <w:rPr>
            <w:rFonts w:hint="eastAsia"/>
          </w:rPr>
          <w:t>（</w:t>
        </w:r>
      </w:ins>
      <w:ins w:id="413" w:author="陈学锋" w:date="2018-07-10T19:42:00Z">
        <w:r>
          <w:rPr>
            <w:rFonts w:hint="eastAsia"/>
          </w:rPr>
          <w:t>缺</w:t>
        </w:r>
      </w:ins>
      <w:ins w:id="414" w:author="陈学锋" w:date="2018-07-10T19:43:00Z">
        <w:r>
          <w:rPr>
            <w:rFonts w:hint="eastAsia"/>
          </w:rPr>
          <w:t>行情接口工作原理简图）</w:t>
        </w:r>
      </w:ins>
    </w:p>
    <w:p w:rsidR="00274F8B" w:rsidRDefault="00F9769E">
      <w:pPr>
        <w:pStyle w:val="2"/>
        <w:numPr>
          <w:ilvl w:val="1"/>
          <w:numId w:val="2"/>
        </w:numPr>
        <w:rPr>
          <w:rFonts w:ascii="Calibri" w:hAnsi="Calibri" w:cs="Calibri"/>
        </w:rPr>
      </w:pPr>
      <w:bookmarkStart w:id="415" w:name="_Toc402796986"/>
      <w:bookmarkStart w:id="416" w:name="_Toc1166"/>
      <w:r>
        <w:rPr>
          <w:rFonts w:ascii="Calibri" w:hAnsi="Calibri" w:cs="Calibri"/>
        </w:rPr>
        <w:t>Initialization for Quotation API</w:t>
      </w:r>
      <w:bookmarkEnd w:id="415"/>
      <w:bookmarkEnd w:id="416"/>
    </w:p>
    <w:p w:rsidR="00274F8B" w:rsidRDefault="003822AC">
      <w:pPr>
        <w:rPr>
          <w:rFonts w:cs="Calibri"/>
          <w:u w:val="single"/>
        </w:rPr>
      </w:pPr>
      <w:r>
        <w:rPr>
          <w:rFonts w:ascii="宋体" w:hAnsi="宋体" w:cs="宋体"/>
          <w:noProof/>
          <w:sz w:val="24"/>
          <w:szCs w:val="24"/>
        </w:rPr>
        <w:drawing>
          <wp:inline distT="0" distB="0" distL="0" distR="0">
            <wp:extent cx="5010150" cy="1476375"/>
            <wp:effectExtent l="0" t="0" r="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476375"/>
                    </a:xfrm>
                    <a:prstGeom prst="rect">
                      <a:avLst/>
                    </a:prstGeom>
                    <a:noFill/>
                    <a:ln>
                      <a:noFill/>
                    </a:ln>
                  </pic:spPr>
                </pic:pic>
              </a:graphicData>
            </a:graphic>
          </wp:inline>
        </w:drawing>
      </w:r>
    </w:p>
    <w:p w:rsidR="00274F8B" w:rsidRDefault="00F9769E">
      <w:pPr>
        <w:rPr>
          <w:rStyle w:val="af"/>
          <w:rFonts w:cs="Calibri"/>
        </w:rPr>
      </w:pPr>
      <w:r>
        <w:rPr>
          <w:rStyle w:val="af"/>
          <w:rFonts w:cs="Calibri"/>
        </w:rPr>
        <w:t>Line 1&amp;2</w:t>
      </w:r>
    </w:p>
    <w:p w:rsidR="00274F8B" w:rsidRDefault="00F9769E">
      <w:pPr>
        <w:rPr>
          <w:rFonts w:cs="Calibri"/>
        </w:rPr>
      </w:pPr>
      <w:r>
        <w:rPr>
          <w:rFonts w:cs="Calibri"/>
        </w:rPr>
        <w:t xml:space="preserve">Create an instance of </w:t>
      </w:r>
      <w:r>
        <w:rPr>
          <w:rFonts w:cs="Calibri"/>
          <w:b/>
        </w:rPr>
        <w:t xml:space="preserve">CThostFtdcMdApi </w:t>
      </w:r>
      <w:r>
        <w:rPr>
          <w:rFonts w:cs="Calibri"/>
        </w:rPr>
        <w:t>using</w:t>
      </w:r>
      <w:ins w:id="417" w:author="陈学锋" w:date="2018-07-10T19:44:00Z">
        <w:r w:rsidR="00C0262B">
          <w:rPr>
            <w:rFonts w:cs="Calibri"/>
          </w:rPr>
          <w:t xml:space="preserve"> the</w:t>
        </w:r>
      </w:ins>
      <w:r>
        <w:rPr>
          <w:rFonts w:cs="Calibri"/>
          <w:b/>
        </w:rPr>
        <w:t xml:space="preserve"> </w:t>
      </w:r>
      <w:r>
        <w:rPr>
          <w:rFonts w:cs="Calibri"/>
          <w:b/>
          <w:bCs/>
        </w:rPr>
        <w:t xml:space="preserve">CreateFtdcMdApi </w:t>
      </w:r>
      <w:r>
        <w:rPr>
          <w:rFonts w:cs="Calibri"/>
          <w:bCs/>
        </w:rPr>
        <w:t>method</w:t>
      </w:r>
      <w:r>
        <w:rPr>
          <w:rFonts w:cs="Calibri"/>
        </w:rPr>
        <w:t xml:space="preserve">. The first parameter is the directory of local </w:t>
      </w:r>
      <w:del w:id="418" w:author="陈学锋" w:date="2018-07-13T22:58:00Z">
        <w:r w:rsidDel="006A7F8E">
          <w:rPr>
            <w:rFonts w:cs="Calibri"/>
          </w:rPr>
          <w:delText xml:space="preserve">stream </w:delText>
        </w:r>
      </w:del>
      <w:ins w:id="419" w:author="陈学锋" w:date="2018-07-13T22:58:00Z">
        <w:r w:rsidR="006A7F8E">
          <w:rPr>
            <w:rFonts w:cs="Calibri"/>
          </w:rPr>
          <w:t xml:space="preserve">flow </w:t>
        </w:r>
      </w:ins>
      <w:r>
        <w:rPr>
          <w:rFonts w:cs="Calibri"/>
        </w:rPr>
        <w:t xml:space="preserve">files. </w:t>
      </w:r>
      <w:del w:id="420" w:author="陈学锋" w:date="2018-07-13T22:58:00Z">
        <w:r w:rsidDel="006A7F8E">
          <w:rPr>
            <w:rFonts w:cs="Calibri"/>
          </w:rPr>
          <w:delText xml:space="preserve">Stream </w:delText>
        </w:r>
      </w:del>
      <w:ins w:id="421" w:author="陈学锋" w:date="2018-07-13T22:58:00Z">
        <w:r w:rsidR="006A7F8E">
          <w:rPr>
            <w:rFonts w:cs="Calibri"/>
          </w:rPr>
          <w:t xml:space="preserve">Flow </w:t>
        </w:r>
      </w:ins>
      <w:r>
        <w:rPr>
          <w:rFonts w:cs="Calibri"/>
        </w:rPr>
        <w:t xml:space="preserve">files are local files generated by </w:t>
      </w:r>
      <w:r>
        <w:rPr>
          <w:rFonts w:cs="Calibri" w:hint="eastAsia"/>
        </w:rPr>
        <w:t>quotation API</w:t>
      </w:r>
      <w:r>
        <w:rPr>
          <w:rFonts w:cs="Calibri"/>
        </w:rPr>
        <w:t xml:space="preserve"> or </w:t>
      </w:r>
      <w:r>
        <w:rPr>
          <w:rFonts w:cs="Calibri" w:hint="eastAsia"/>
        </w:rPr>
        <w:t>trade API</w:t>
      </w:r>
      <w:r>
        <w:rPr>
          <w:rFonts w:cs="Calibri"/>
        </w:rPr>
        <w:t xml:space="preserve">, </w:t>
      </w:r>
      <w:r>
        <w:rPr>
          <w:rFonts w:cs="Calibri"/>
        </w:rPr>
        <w:lastRenderedPageBreak/>
        <w:t xml:space="preserve">postfixed with .con, </w:t>
      </w:r>
      <w:del w:id="422" w:author="陈学锋" w:date="2018-07-10T19:46:00Z">
        <w:r w:rsidDel="00C0262B">
          <w:rPr>
            <w:rFonts w:cs="Calibri"/>
          </w:rPr>
          <w:delText xml:space="preserve">recording </w:delText>
        </w:r>
      </w:del>
      <w:ins w:id="423" w:author="陈学锋" w:date="2018-07-10T19:46:00Z">
        <w:r w:rsidR="00C0262B">
          <w:rPr>
            <w:rFonts w:cs="Calibri"/>
          </w:rPr>
          <w:t xml:space="preserve">which record </w:t>
        </w:r>
      </w:ins>
      <w:r>
        <w:rPr>
          <w:rFonts w:cs="Calibri"/>
        </w:rPr>
        <w:t xml:space="preserve">the number of all packets received by the client. The second parameter </w:t>
      </w:r>
      <w:del w:id="424" w:author="陈学锋" w:date="2018-07-10T19:46:00Z">
        <w:r w:rsidDel="00C0262B">
          <w:rPr>
            <w:rFonts w:cs="Calibri"/>
          </w:rPr>
          <w:delText xml:space="preserve">means </w:delText>
        </w:r>
      </w:del>
      <w:ins w:id="425" w:author="陈学锋" w:date="2018-07-10T19:46:00Z">
        <w:r w:rsidR="00C0262B">
          <w:rPr>
            <w:rFonts w:cs="Calibri"/>
          </w:rPr>
          <w:t xml:space="preserve">indicates </w:t>
        </w:r>
      </w:ins>
      <w:r>
        <w:rPr>
          <w:rFonts w:cs="Calibri"/>
        </w:rPr>
        <w:t xml:space="preserve">the </w:t>
      </w:r>
      <w:del w:id="426" w:author="陈学锋" w:date="2018-07-10T19:47:00Z">
        <w:r w:rsidDel="00C0262B">
          <w:rPr>
            <w:rFonts w:cs="Calibri"/>
          </w:rPr>
          <w:delText xml:space="preserve">communication </w:delText>
        </w:r>
      </w:del>
      <w:ins w:id="427" w:author="陈学锋" w:date="2018-07-21T13:42:00Z">
        <w:r w:rsidR="003E5553">
          <w:rPr>
            <w:rFonts w:cs="Calibri"/>
          </w:rPr>
          <w:t>transmission</w:t>
        </w:r>
      </w:ins>
      <w:ins w:id="428" w:author="陈学锋" w:date="2018-07-10T19:47:00Z">
        <w:r w:rsidR="00C0262B">
          <w:rPr>
            <w:rFonts w:cs="Calibri"/>
          </w:rPr>
          <w:t xml:space="preserve"> </w:t>
        </w:r>
      </w:ins>
      <w:r>
        <w:rPr>
          <w:rFonts w:cs="Calibri"/>
        </w:rPr>
        <w:t>mode is TCP (</w:t>
      </w:r>
      <w:r>
        <w:rPr>
          <w:rFonts w:cs="Calibri" w:hint="eastAsia"/>
        </w:rPr>
        <w:t>false</w:t>
      </w:r>
      <w:r>
        <w:rPr>
          <w:rFonts w:cs="Calibri"/>
        </w:rPr>
        <w:t>) or UDP (</w:t>
      </w:r>
      <w:r>
        <w:rPr>
          <w:rFonts w:cs="Calibri" w:hint="eastAsia"/>
        </w:rPr>
        <w:t>true</w:t>
      </w:r>
      <w:r>
        <w:rPr>
          <w:rFonts w:cs="Calibri"/>
        </w:rPr>
        <w:t xml:space="preserve">). </w:t>
      </w:r>
    </w:p>
    <w:p w:rsidR="00274F8B" w:rsidRDefault="00F9769E">
      <w:pPr>
        <w:rPr>
          <w:rFonts w:cs="Calibri"/>
          <w:bCs/>
        </w:rPr>
      </w:pPr>
      <w:r>
        <w:rPr>
          <w:rFonts w:cs="Calibri"/>
        </w:rPr>
        <w:t xml:space="preserve">If developers need to use multicast quotation, they should </w:t>
      </w:r>
      <w:r>
        <w:rPr>
          <w:rFonts w:cs="Calibri" w:hint="eastAsia"/>
        </w:rPr>
        <w:t xml:space="preserve">also </w:t>
      </w:r>
      <w:r>
        <w:rPr>
          <w:rFonts w:cs="Calibri"/>
        </w:rPr>
        <w:t xml:space="preserve">set the third parameter </w:t>
      </w:r>
      <w:r>
        <w:rPr>
          <w:rFonts w:cs="Calibri"/>
          <w:b/>
          <w:bCs/>
        </w:rPr>
        <w:t>bIsMulticast</w:t>
      </w:r>
      <w:r>
        <w:rPr>
          <w:rFonts w:cs="Calibri"/>
          <w:bCs/>
        </w:rPr>
        <w:t>. Only when the second and third parameters are both set to be true, the quotation data will be transmitted via multicast.</w:t>
      </w:r>
    </w:p>
    <w:p w:rsidR="00274F8B" w:rsidRDefault="00F9769E" w:rsidP="003822AC">
      <w:pPr>
        <w:pStyle w:val="a0"/>
        <w:spacing w:before="156"/>
        <w:ind w:firstLineChars="0" w:firstLine="0"/>
      </w:pPr>
      <w:r>
        <w:rPr>
          <w:rFonts w:hint="eastAsia"/>
          <w:b/>
          <w:bCs/>
          <w:sz w:val="22"/>
          <w:szCs w:val="22"/>
        </w:rPr>
        <w:t xml:space="preserve">Note: The multicast quotation can only be used within </w:t>
      </w:r>
      <w:ins w:id="429" w:author="陈学锋" w:date="2018-07-10T19:47:00Z">
        <w:r w:rsidR="00C0262B">
          <w:rPr>
            <w:b/>
            <w:bCs/>
            <w:sz w:val="22"/>
            <w:szCs w:val="22"/>
          </w:rPr>
          <w:t xml:space="preserve">an </w:t>
        </w:r>
      </w:ins>
      <w:r>
        <w:rPr>
          <w:rFonts w:hint="eastAsia"/>
          <w:b/>
          <w:bCs/>
          <w:sz w:val="22"/>
          <w:szCs w:val="22"/>
        </w:rPr>
        <w:t>intranet.</w:t>
      </w:r>
    </w:p>
    <w:p w:rsidR="00274F8B" w:rsidRDefault="00F9769E">
      <w:pPr>
        <w:rPr>
          <w:rFonts w:cs="Calibri"/>
        </w:rPr>
      </w:pPr>
      <w:r>
        <w:rPr>
          <w:rFonts w:cs="Calibri"/>
        </w:rPr>
        <w:t>For detailed introduction of flow files, please refer to the “</w:t>
      </w:r>
      <w:r>
        <w:rPr>
          <w:rFonts w:cs="Calibri" w:hint="eastAsia"/>
        </w:rPr>
        <w:t>Appendix</w:t>
      </w:r>
      <w:r>
        <w:rPr>
          <w:rFonts w:cs="Calibri"/>
        </w:rPr>
        <w:t>” chapter.</w:t>
      </w:r>
    </w:p>
    <w:p w:rsidR="00274F8B" w:rsidRDefault="00F9769E">
      <w:pPr>
        <w:rPr>
          <w:rStyle w:val="af"/>
          <w:rFonts w:cs="Calibri"/>
        </w:rPr>
      </w:pPr>
      <w:r>
        <w:rPr>
          <w:rStyle w:val="af"/>
          <w:rFonts w:cs="Calibri"/>
        </w:rPr>
        <w:t>Line 3</w:t>
      </w:r>
    </w:p>
    <w:p w:rsidR="00274F8B" w:rsidRDefault="00F9769E">
      <w:pPr>
        <w:rPr>
          <w:rFonts w:cs="Calibri"/>
        </w:rPr>
      </w:pPr>
      <w:r>
        <w:rPr>
          <w:rFonts w:cs="Calibri"/>
        </w:rPr>
        <w:t>Create a</w:t>
      </w:r>
      <w:ins w:id="430" w:author="陈学锋" w:date="2018-07-10T19:48:00Z">
        <w:r w:rsidR="00C0262B">
          <w:rPr>
            <w:rFonts w:cs="Calibri"/>
          </w:rPr>
          <w:t>n</w:t>
        </w:r>
      </w:ins>
      <w:r>
        <w:rPr>
          <w:rFonts w:cs="Calibri"/>
        </w:rPr>
        <w:t xml:space="preserve"> SPI instance. </w:t>
      </w:r>
      <w:r>
        <w:rPr>
          <w:rFonts w:cs="Calibri" w:hint="eastAsia"/>
        </w:rPr>
        <w:t xml:space="preserve">The </w:t>
      </w:r>
      <w:r>
        <w:rPr>
          <w:rFonts w:cs="Calibri"/>
        </w:rPr>
        <w:t xml:space="preserve">QCTPMdSpi is a </w:t>
      </w:r>
      <w:del w:id="431" w:author="陈学锋" w:date="2018-07-10T19:51:00Z">
        <w:r w:rsidDel="00C0262B">
          <w:rPr>
            <w:rFonts w:cs="Calibri"/>
          </w:rPr>
          <w:delText xml:space="preserve">user created </w:delText>
        </w:r>
      </w:del>
      <w:ins w:id="432" w:author="陈学锋" w:date="2018-07-10T19:51:00Z">
        <w:r w:rsidR="00C0262B">
          <w:rPr>
            <w:rFonts w:cs="Calibri"/>
          </w:rPr>
          <w:t xml:space="preserve">sample </w:t>
        </w:r>
      </w:ins>
      <w:r>
        <w:rPr>
          <w:rFonts w:cs="Calibri"/>
        </w:rPr>
        <w:t xml:space="preserve">entity class deriving </w:t>
      </w:r>
      <w:r>
        <w:rPr>
          <w:rFonts w:cs="Calibri"/>
          <w:b/>
        </w:rPr>
        <w:t xml:space="preserve">CThostFtdcMdSpi. </w:t>
      </w:r>
    </w:p>
    <w:p w:rsidR="00274F8B" w:rsidRDefault="00F9769E">
      <w:pPr>
        <w:rPr>
          <w:rStyle w:val="af"/>
          <w:rFonts w:cs="Calibri"/>
        </w:rPr>
      </w:pPr>
      <w:r>
        <w:rPr>
          <w:rStyle w:val="af"/>
          <w:rFonts w:cs="Calibri"/>
        </w:rPr>
        <w:t>Line 4</w:t>
      </w:r>
    </w:p>
    <w:p w:rsidR="00274F8B" w:rsidRDefault="00F9769E">
      <w:pPr>
        <w:rPr>
          <w:rFonts w:cs="Calibri"/>
        </w:rPr>
      </w:pPr>
      <w:r>
        <w:rPr>
          <w:rFonts w:cs="Calibri"/>
        </w:rPr>
        <w:t xml:space="preserve">Register </w:t>
      </w:r>
      <w:ins w:id="433" w:author="陈学锋" w:date="2018-07-10T19:49:00Z">
        <w:r w:rsidR="00C0262B">
          <w:rPr>
            <w:rFonts w:cs="Calibri"/>
          </w:rPr>
          <w:t xml:space="preserve">the </w:t>
        </w:r>
      </w:ins>
      <w:r>
        <w:rPr>
          <w:rFonts w:cs="Calibri"/>
        </w:rPr>
        <w:t xml:space="preserve">SPI instance to </w:t>
      </w:r>
      <w:ins w:id="434" w:author="陈学锋" w:date="2018-07-10T19:49:00Z">
        <w:r w:rsidR="00C0262B">
          <w:rPr>
            <w:rFonts w:cs="Calibri"/>
          </w:rPr>
          <w:t xml:space="preserve">an </w:t>
        </w:r>
      </w:ins>
      <w:r>
        <w:rPr>
          <w:rFonts w:cs="Calibri"/>
        </w:rPr>
        <w:t>API instance.</w:t>
      </w:r>
    </w:p>
    <w:p w:rsidR="00274F8B" w:rsidRDefault="00F9769E">
      <w:pPr>
        <w:rPr>
          <w:rStyle w:val="af"/>
          <w:rFonts w:cs="Calibri"/>
        </w:rPr>
      </w:pPr>
      <w:r>
        <w:rPr>
          <w:rStyle w:val="af"/>
          <w:rFonts w:cs="Calibri"/>
        </w:rPr>
        <w:t>Line 5</w:t>
      </w:r>
    </w:p>
    <w:p w:rsidR="00274F8B" w:rsidRDefault="00F9769E">
      <w:pPr>
        <w:rPr>
          <w:rFonts w:cs="Calibri"/>
        </w:rPr>
      </w:pPr>
      <w:r>
        <w:rPr>
          <w:rFonts w:cs="Calibri"/>
        </w:rPr>
        <w:t xml:space="preserve">Register front-end address to </w:t>
      </w:r>
      <w:ins w:id="435" w:author="陈学锋" w:date="2018-07-10T19:52:00Z">
        <w:r w:rsidR="00C0262B">
          <w:rPr>
            <w:rFonts w:cs="Calibri"/>
          </w:rPr>
          <w:t xml:space="preserve">the </w:t>
        </w:r>
      </w:ins>
      <w:r>
        <w:rPr>
          <w:rFonts w:cs="Calibri"/>
        </w:rPr>
        <w:t>API instance. The front-end address is</w:t>
      </w:r>
      <w:r>
        <w:rPr>
          <w:rFonts w:cs="Calibri" w:hint="eastAsia"/>
        </w:rPr>
        <w:t xml:space="preserve"> </w:t>
      </w:r>
      <w:r>
        <w:rPr>
          <w:rFonts w:cs="Calibri"/>
        </w:rPr>
        <w:t>like</w:t>
      </w:r>
      <w:r>
        <w:rPr>
          <w:rFonts w:cs="Calibri" w:hint="eastAsia"/>
        </w:rPr>
        <w:t xml:space="preserve"> </w:t>
      </w:r>
      <w:r>
        <w:rPr>
          <w:rFonts w:cs="Calibri"/>
          <w:u w:val="single"/>
        </w:rPr>
        <w:t>tcp://127.0.0.1:17001.</w:t>
      </w:r>
      <w:r>
        <w:rPr>
          <w:rFonts w:cs="Calibri"/>
        </w:rPr>
        <w:t xml:space="preserve"> The “</w:t>
      </w:r>
      <w:r>
        <w:rPr>
          <w:rFonts w:cs="Calibri"/>
          <w:u w:val="single"/>
        </w:rPr>
        <w:t>tcp</w:t>
      </w:r>
      <w:r>
        <w:rPr>
          <w:rFonts w:cs="Calibri"/>
        </w:rPr>
        <w:t xml:space="preserve">” is the </w:t>
      </w:r>
      <w:del w:id="436" w:author="陈学锋" w:date="2018-07-10T19:52:00Z">
        <w:r w:rsidDel="00C0262B">
          <w:rPr>
            <w:rFonts w:cs="Calibri"/>
          </w:rPr>
          <w:delText xml:space="preserve">beginning </w:delText>
        </w:r>
      </w:del>
      <w:ins w:id="437" w:author="陈学锋" w:date="2018-07-10T19:52:00Z">
        <w:r w:rsidR="00C0262B">
          <w:rPr>
            <w:rFonts w:cs="Calibri"/>
          </w:rPr>
          <w:t xml:space="preserve">starting </w:t>
        </w:r>
      </w:ins>
      <w:r>
        <w:rPr>
          <w:rFonts w:cs="Calibri"/>
        </w:rPr>
        <w:t xml:space="preserve">string, </w:t>
      </w:r>
      <w:del w:id="438" w:author="陈学锋" w:date="2018-07-10T19:52:00Z">
        <w:r w:rsidDel="00C0262B">
          <w:rPr>
            <w:rFonts w:cs="Calibri"/>
          </w:rPr>
          <w:delText xml:space="preserve">which is </w:delText>
        </w:r>
      </w:del>
      <w:r>
        <w:rPr>
          <w:rFonts w:cs="Calibri"/>
        </w:rPr>
        <w:t xml:space="preserve">not </w:t>
      </w:r>
      <w:r>
        <w:rPr>
          <w:rFonts w:cs="Calibri" w:hint="eastAsia"/>
        </w:rPr>
        <w:t xml:space="preserve">the </w:t>
      </w:r>
      <w:r>
        <w:rPr>
          <w:rFonts w:cs="Calibri"/>
        </w:rPr>
        <w:t>communication mode and cannot be changed. The “</w:t>
      </w:r>
      <w:r>
        <w:rPr>
          <w:rFonts w:cs="Calibri"/>
          <w:u w:val="single"/>
        </w:rPr>
        <w:t>127.0.0.1</w:t>
      </w:r>
      <w:r>
        <w:rPr>
          <w:rFonts w:cs="Calibri"/>
        </w:rPr>
        <w:t xml:space="preserve">” is the address </w:t>
      </w:r>
      <w:del w:id="439" w:author="陈学锋" w:date="2018-07-10T19:57:00Z">
        <w:r w:rsidDel="00C0262B">
          <w:rPr>
            <w:rFonts w:cs="Calibri"/>
          </w:rPr>
          <w:delText xml:space="preserve">for </w:delText>
        </w:r>
      </w:del>
      <w:ins w:id="440" w:author="陈学锋" w:date="2018-07-10T19:57:00Z">
        <w:r w:rsidR="00C0262B">
          <w:rPr>
            <w:rFonts w:cs="Calibri"/>
          </w:rPr>
          <w:t xml:space="preserve">of the </w:t>
        </w:r>
      </w:ins>
      <w:r>
        <w:rPr>
          <w:rFonts w:cs="Calibri"/>
        </w:rPr>
        <w:t>quotation front-end</w:t>
      </w:r>
      <w:del w:id="441" w:author="陈学锋" w:date="2018-07-10T19:57:00Z">
        <w:r w:rsidDel="00C0262B">
          <w:rPr>
            <w:rFonts w:cs="Calibri"/>
          </w:rPr>
          <w:delText xml:space="preserve"> hosted server</w:delText>
        </w:r>
      </w:del>
      <w:r>
        <w:rPr>
          <w:rFonts w:cs="Calibri"/>
        </w:rPr>
        <w:t>. The “</w:t>
      </w:r>
      <w:r>
        <w:rPr>
          <w:rFonts w:cs="Calibri"/>
          <w:u w:val="single"/>
        </w:rPr>
        <w:t>17001</w:t>
      </w:r>
      <w:r>
        <w:rPr>
          <w:rFonts w:cs="Calibri"/>
        </w:rPr>
        <w:t xml:space="preserve">” is the port number of </w:t>
      </w:r>
      <w:ins w:id="442" w:author="陈学锋" w:date="2018-07-10T19:57:00Z">
        <w:r w:rsidR="00C0262B">
          <w:rPr>
            <w:rFonts w:cs="Calibri"/>
          </w:rPr>
          <w:t xml:space="preserve">the </w:t>
        </w:r>
      </w:ins>
      <w:r>
        <w:rPr>
          <w:rFonts w:cs="Calibri"/>
        </w:rPr>
        <w:t>quotation front-end.</w:t>
      </w:r>
    </w:p>
    <w:p w:rsidR="00274F8B" w:rsidRDefault="00F9769E">
      <w:pPr>
        <w:rPr>
          <w:rStyle w:val="af"/>
          <w:rFonts w:cs="Calibri"/>
        </w:rPr>
      </w:pPr>
      <w:r>
        <w:rPr>
          <w:rStyle w:val="af"/>
          <w:rFonts w:cs="Calibri"/>
        </w:rPr>
        <w:t xml:space="preserve">Note: </w:t>
      </w:r>
      <w:del w:id="443" w:author="陈学锋" w:date="2018-07-10T19:58:00Z">
        <w:r w:rsidDel="00C0262B">
          <w:rPr>
            <w:rStyle w:val="af"/>
            <w:rFonts w:cs="Calibri"/>
          </w:rPr>
          <w:delText xml:space="preserve">By </w:delText>
        </w:r>
      </w:del>
      <w:ins w:id="444" w:author="陈学锋" w:date="2018-07-10T19:58:00Z">
        <w:r w:rsidR="00C0262B">
          <w:rPr>
            <w:rStyle w:val="af"/>
            <w:rFonts w:cs="Calibri"/>
          </w:rPr>
          <w:t xml:space="preserve">With </w:t>
        </w:r>
      </w:ins>
      <w:r>
        <w:rPr>
          <w:rStyle w:val="af"/>
          <w:rFonts w:cs="Calibri"/>
        </w:rPr>
        <w:t xml:space="preserve">CTP API, quotation data can be transmitted in three ways: TCP, UDP and </w:t>
      </w:r>
      <w:del w:id="445" w:author="陈学锋" w:date="2018-07-10T20:00:00Z">
        <w:r w:rsidDel="00C0262B">
          <w:rPr>
            <w:rStyle w:val="af"/>
            <w:rFonts w:cs="Calibri"/>
          </w:rPr>
          <w:delText>multicast</w:delText>
        </w:r>
      </w:del>
      <w:ins w:id="446" w:author="陈学锋" w:date="2018-07-10T20:00:00Z">
        <w:r w:rsidR="00C0262B">
          <w:rPr>
            <w:rStyle w:val="af"/>
            <w:rFonts w:cs="Calibri"/>
          </w:rPr>
          <w:t>Multicast</w:t>
        </w:r>
      </w:ins>
      <w:r>
        <w:rPr>
          <w:rStyle w:val="af"/>
          <w:rFonts w:cs="Calibri"/>
        </w:rPr>
        <w:t xml:space="preserve">. One front-end address can use either one of the three ways. It is not necessary </w:t>
      </w:r>
      <w:r>
        <w:rPr>
          <w:rStyle w:val="af"/>
          <w:rFonts w:cs="Calibri" w:hint="eastAsia"/>
        </w:rPr>
        <w:t>to</w:t>
      </w:r>
      <w:r>
        <w:rPr>
          <w:rStyle w:val="af"/>
          <w:rFonts w:cs="Calibri"/>
        </w:rPr>
        <w:t xml:space="preserve"> designat</w:t>
      </w:r>
      <w:r>
        <w:rPr>
          <w:rStyle w:val="af"/>
          <w:rFonts w:cs="Calibri" w:hint="eastAsia"/>
        </w:rPr>
        <w:t>e</w:t>
      </w:r>
      <w:r>
        <w:rPr>
          <w:rStyle w:val="af"/>
          <w:rFonts w:cs="Calibri"/>
        </w:rPr>
        <w:t xml:space="preserve"> a transmission address for each front-end address.</w:t>
      </w:r>
    </w:p>
    <w:p w:rsidR="00274F8B" w:rsidRDefault="00F9769E">
      <w:pPr>
        <w:rPr>
          <w:rStyle w:val="af"/>
          <w:rFonts w:cs="Calibri"/>
        </w:rPr>
      </w:pPr>
      <w:r>
        <w:rPr>
          <w:rStyle w:val="af"/>
          <w:rFonts w:cs="Calibri"/>
        </w:rPr>
        <w:t>Line 6&amp;7</w:t>
      </w:r>
    </w:p>
    <w:p w:rsidR="00274F8B" w:rsidRDefault="00F9769E">
      <w:pPr>
        <w:rPr>
          <w:rFonts w:cs="Calibri"/>
        </w:rPr>
      </w:pPr>
      <w:r>
        <w:rPr>
          <w:rFonts w:cs="Calibri"/>
        </w:rPr>
        <w:t xml:space="preserve">This is </w:t>
      </w:r>
      <w:ins w:id="447" w:author="陈学锋" w:date="2018-07-10T20:01:00Z">
        <w:r w:rsidR="00C0262B">
          <w:rPr>
            <w:rFonts w:cs="Calibri"/>
          </w:rPr>
          <w:t xml:space="preserve">to initialize the working thread of </w:t>
        </w:r>
      </w:ins>
      <w:del w:id="448" w:author="陈学锋" w:date="2018-07-10T20:02:00Z">
        <w:r w:rsidDel="00C0262B">
          <w:rPr>
            <w:rFonts w:cs="Calibri"/>
          </w:rPr>
          <w:delText xml:space="preserve">the working thread to initialize </w:delText>
        </w:r>
      </w:del>
      <w:r>
        <w:rPr>
          <w:rFonts w:cs="Calibri"/>
        </w:rPr>
        <w:t xml:space="preserve">the quotation API. After initialization, the thread starts automatically and uses the address registered in the last step to </w:t>
      </w:r>
      <w:del w:id="449" w:author="陈学锋" w:date="2018-07-10T20:03:00Z">
        <w:r w:rsidDel="00C0262B">
          <w:rPr>
            <w:rFonts w:cs="Calibri"/>
          </w:rPr>
          <w:delText>request establishing connection with</w:delText>
        </w:r>
      </w:del>
      <w:ins w:id="450" w:author="陈学锋" w:date="2018-07-10T20:03:00Z">
        <w:r w:rsidR="00C0262B">
          <w:rPr>
            <w:rFonts w:cs="Calibri"/>
          </w:rPr>
          <w:t>connect to</w:t>
        </w:r>
      </w:ins>
      <w:r>
        <w:rPr>
          <w:rFonts w:cs="Calibri"/>
        </w:rPr>
        <w:t xml:space="preserve"> the server.</w:t>
      </w:r>
    </w:p>
    <w:p w:rsidR="00274F8B" w:rsidRDefault="00F9769E">
      <w:pPr>
        <w:rPr>
          <w:rFonts w:cs="Calibri"/>
        </w:rPr>
      </w:pPr>
      <w:r>
        <w:rPr>
          <w:rFonts w:cs="Calibri"/>
        </w:rPr>
        <w:t xml:space="preserve">All CTP APIs have independent working threads. When developing </w:t>
      </w:r>
      <w:del w:id="451" w:author="陈学锋" w:date="2018-07-10T20:03:00Z">
        <w:r w:rsidDel="00C0262B">
          <w:rPr>
            <w:rFonts w:cs="Calibri"/>
          </w:rPr>
          <w:delText xml:space="preserve">visual </w:delText>
        </w:r>
      </w:del>
      <w:ins w:id="452" w:author="陈学锋" w:date="2018-07-10T20:03:00Z">
        <w:r w:rsidR="00C0262B">
          <w:rPr>
            <w:rFonts w:cs="Calibri"/>
          </w:rPr>
          <w:t xml:space="preserve">GUI </w:t>
        </w:r>
      </w:ins>
      <w:r>
        <w:rPr>
          <w:rFonts w:cs="Calibri"/>
        </w:rPr>
        <w:t>program</w:t>
      </w:r>
      <w:r>
        <w:rPr>
          <w:rFonts w:cs="Calibri" w:hint="eastAsia"/>
        </w:rPr>
        <w:t>s</w:t>
      </w:r>
      <w:r>
        <w:rPr>
          <w:rFonts w:cs="Calibri"/>
        </w:rPr>
        <w:t xml:space="preserve">, developers should pay attention to </w:t>
      </w:r>
      <w:del w:id="453" w:author="陈学锋" w:date="2018-07-10T20:05:00Z">
        <w:r w:rsidDel="00C0262B">
          <w:rPr>
            <w:rFonts w:cs="Calibri"/>
          </w:rPr>
          <w:delText>avoid threads conflict</w:delText>
        </w:r>
      </w:del>
      <w:ins w:id="454" w:author="陈学锋" w:date="2018-07-10T20:05:00Z">
        <w:r w:rsidR="00C0262B">
          <w:rPr>
            <w:rFonts w:cs="Calibri"/>
          </w:rPr>
          <w:t>potential conflicts between threads</w:t>
        </w:r>
      </w:ins>
      <w:r>
        <w:rPr>
          <w:rFonts w:cs="Calibri"/>
        </w:rPr>
        <w:t>.</w:t>
      </w:r>
    </w:p>
    <w:p w:rsidR="00274F8B" w:rsidRPr="00C0262B" w:rsidRDefault="00274F8B" w:rsidP="003822AC">
      <w:pPr>
        <w:pStyle w:val="a0"/>
        <w:spacing w:before="156"/>
        <w:ind w:firstLine="240"/>
      </w:pPr>
    </w:p>
    <w:p w:rsidR="00274F8B" w:rsidRPr="00626C2D" w:rsidRDefault="00F9769E">
      <w:pPr>
        <w:pStyle w:val="2"/>
        <w:numPr>
          <w:ilvl w:val="1"/>
          <w:numId w:val="2"/>
        </w:numPr>
        <w:rPr>
          <w:rFonts w:ascii="Calibri" w:hAnsi="Calibri" w:cs="Calibri"/>
          <w:highlight w:val="yellow"/>
        </w:rPr>
      </w:pPr>
      <w:bookmarkStart w:id="455" w:name="_Toc402796987"/>
      <w:bookmarkStart w:id="456" w:name="_Toc23219"/>
      <w:r w:rsidRPr="00626C2D">
        <w:rPr>
          <w:rFonts w:ascii="Calibri" w:hAnsi="Calibri" w:cs="Calibri"/>
          <w:highlight w:val="yellow"/>
        </w:rPr>
        <w:t>Login</w:t>
      </w:r>
      <w:bookmarkEnd w:id="455"/>
      <w:bookmarkEnd w:id="456"/>
    </w:p>
    <w:p w:rsidR="00274F8B" w:rsidRDefault="00F9769E">
      <w:pPr>
        <w:rPr>
          <w:rFonts w:cs="Calibri"/>
          <w:iCs/>
        </w:rPr>
      </w:pPr>
      <w:del w:id="457" w:author="陈学锋" w:date="2018-07-10T20:05:00Z">
        <w:r w:rsidDel="00C0262B">
          <w:rPr>
            <w:rFonts w:cs="Calibri"/>
            <w:iCs/>
          </w:rPr>
          <w:delText>In previous section, a</w:delText>
        </w:r>
      </w:del>
      <w:ins w:id="458" w:author="陈学锋" w:date="2018-07-10T20:05:00Z">
        <w:r w:rsidR="00C0262B">
          <w:rPr>
            <w:rFonts w:cs="Calibri"/>
            <w:iCs/>
          </w:rPr>
          <w:t>A</w:t>
        </w:r>
      </w:ins>
      <w:r>
        <w:rPr>
          <w:rFonts w:cs="Calibri"/>
          <w:iCs/>
        </w:rPr>
        <w:t xml:space="preserve">fter initialization, </w:t>
      </w:r>
      <w:ins w:id="459" w:author="陈学锋" w:date="2018-07-10T20:05:00Z">
        <w:r w:rsidR="00C0262B">
          <w:rPr>
            <w:rFonts w:cs="Calibri"/>
            <w:iCs/>
          </w:rPr>
          <w:t xml:space="preserve">the </w:t>
        </w:r>
      </w:ins>
      <w:r>
        <w:rPr>
          <w:rFonts w:cs="Calibri"/>
          <w:iCs/>
        </w:rPr>
        <w:t xml:space="preserve">quotation working thread will use the registered front-end address to establish </w:t>
      </w:r>
      <w:r>
        <w:rPr>
          <w:rFonts w:cs="Calibri" w:hint="eastAsia"/>
          <w:iCs/>
        </w:rPr>
        <w:t xml:space="preserve">a </w:t>
      </w:r>
      <w:r>
        <w:rPr>
          <w:rFonts w:cs="Calibri"/>
          <w:iCs/>
        </w:rPr>
        <w:t>no</w:t>
      </w:r>
      <w:ins w:id="460" w:author="陈学锋" w:date="2018-07-10T20:06:00Z">
        <w:r w:rsidR="00C0262B">
          <w:rPr>
            <w:rFonts w:cs="Calibri"/>
            <w:iCs/>
          </w:rPr>
          <w:t>n-</w:t>
        </w:r>
      </w:ins>
      <w:del w:id="461" w:author="陈学锋" w:date="2018-07-10T20:06:00Z">
        <w:r w:rsidDel="00C0262B">
          <w:rPr>
            <w:rFonts w:cs="Calibri"/>
            <w:iCs/>
          </w:rPr>
          <w:delText xml:space="preserve"> </w:delText>
        </w:r>
      </w:del>
      <w:r>
        <w:rPr>
          <w:rFonts w:cs="Calibri"/>
          <w:iCs/>
        </w:rPr>
        <w:t xml:space="preserve">authenticated connection with </w:t>
      </w:r>
      <w:r>
        <w:rPr>
          <w:rFonts w:cs="Calibri" w:hint="eastAsia"/>
          <w:iCs/>
        </w:rPr>
        <w:t xml:space="preserve">the </w:t>
      </w:r>
      <w:r>
        <w:rPr>
          <w:rFonts w:cs="Calibri"/>
          <w:iCs/>
        </w:rPr>
        <w:t xml:space="preserve">server. After </w:t>
      </w:r>
      <w:del w:id="462" w:author="陈学锋" w:date="2018-07-10T20:06:00Z">
        <w:r w:rsidDel="00C0262B">
          <w:rPr>
            <w:rFonts w:cs="Calibri"/>
            <w:iCs/>
          </w:rPr>
          <w:delText>connected</w:delText>
        </w:r>
      </w:del>
      <w:ins w:id="463" w:author="陈学锋" w:date="2018-07-10T20:06:00Z">
        <w:r w:rsidR="00C0262B">
          <w:rPr>
            <w:rFonts w:cs="Calibri"/>
            <w:iCs/>
          </w:rPr>
          <w:t>connection</w:t>
        </w:r>
      </w:ins>
      <w:r>
        <w:rPr>
          <w:rFonts w:cs="Calibri"/>
          <w:iCs/>
        </w:rPr>
        <w:t xml:space="preserve">, </w:t>
      </w:r>
      <w:r>
        <w:rPr>
          <w:rFonts w:cs="Calibri"/>
          <w:b/>
          <w:iCs/>
        </w:rPr>
        <w:lastRenderedPageBreak/>
        <w:t xml:space="preserve">OnFrontConnected </w:t>
      </w:r>
      <w:r>
        <w:rPr>
          <w:rFonts w:cs="Calibri"/>
          <w:iCs/>
        </w:rPr>
        <w:t xml:space="preserve">will be invoked. If not connected or disconnected during </w:t>
      </w:r>
      <w:del w:id="464" w:author="陈学锋" w:date="2018-07-10T20:07:00Z">
        <w:r w:rsidDel="00C0262B">
          <w:rPr>
            <w:rFonts w:cs="Calibri"/>
            <w:iCs/>
          </w:rPr>
          <w:delText>running progress</w:delText>
        </w:r>
      </w:del>
      <w:ins w:id="465" w:author="陈学锋" w:date="2018-07-10T20:07:00Z">
        <w:r w:rsidR="00C0262B">
          <w:rPr>
            <w:rFonts w:cs="Calibri"/>
            <w:iCs/>
          </w:rPr>
          <w:t>program execution</w:t>
        </w:r>
      </w:ins>
      <w:r>
        <w:rPr>
          <w:rFonts w:cs="Calibri"/>
          <w:iCs/>
        </w:rPr>
        <w:t xml:space="preserve">, </w:t>
      </w:r>
      <w:r>
        <w:rPr>
          <w:rFonts w:cs="Calibri"/>
          <w:b/>
          <w:iCs/>
        </w:rPr>
        <w:t xml:space="preserve">OnFrontDisconnected </w:t>
      </w:r>
      <w:r>
        <w:rPr>
          <w:rFonts w:cs="Calibri"/>
          <w:iCs/>
        </w:rPr>
        <w:t xml:space="preserve">will be invoked. </w:t>
      </w:r>
    </w:p>
    <w:p w:rsidR="00274F8B" w:rsidRDefault="00F9769E">
      <w:pPr>
        <w:rPr>
          <w:rFonts w:cs="Calibri"/>
        </w:rPr>
      </w:pPr>
      <w:r>
        <w:rPr>
          <w:rFonts w:cs="Calibri"/>
        </w:rPr>
        <w:t xml:space="preserve">After </w:t>
      </w:r>
      <w:del w:id="466" w:author="陈学锋" w:date="2018-07-10T20:08:00Z">
        <w:r w:rsidDel="00C0262B">
          <w:rPr>
            <w:rFonts w:cs="Calibri"/>
          </w:rPr>
          <w:delText>connected</w:delText>
        </w:r>
      </w:del>
      <w:ins w:id="467" w:author="陈学锋" w:date="2018-07-10T20:08:00Z">
        <w:r w:rsidR="00C0262B">
          <w:rPr>
            <w:rFonts w:cs="Calibri"/>
          </w:rPr>
          <w:t>connection</w:t>
        </w:r>
      </w:ins>
      <w:r>
        <w:rPr>
          <w:rFonts w:cs="Calibri"/>
        </w:rPr>
        <w:t>, the</w:t>
      </w:r>
      <w:r>
        <w:rPr>
          <w:rFonts w:cs="Calibri" w:hint="eastAsia"/>
        </w:rPr>
        <w:t xml:space="preserve"> </w:t>
      </w:r>
      <w:r>
        <w:rPr>
          <w:rFonts w:cs="Calibri"/>
        </w:rPr>
        <w:t xml:space="preserve">client program can request login using </w:t>
      </w:r>
      <w:r w:rsidRPr="0062515A">
        <w:rPr>
          <w:rFonts w:cs="Calibri"/>
          <w:b/>
          <w:highlight w:val="yellow"/>
        </w:rPr>
        <w:t>ReqUserLogin</w:t>
      </w:r>
      <w:bookmarkStart w:id="468" w:name="OLE_LINK148"/>
      <w:bookmarkStart w:id="469" w:name="OLE_LINK149"/>
      <w:r w:rsidR="00626C2D" w:rsidRPr="0062515A">
        <w:rPr>
          <w:rFonts w:cs="Calibri" w:hint="eastAsia"/>
          <w:b/>
          <w:highlight w:val="yellow"/>
        </w:rPr>
        <w:t xml:space="preserve">(or </w:t>
      </w:r>
      <w:r w:rsidR="00626C2D" w:rsidRPr="0062515A">
        <w:rPr>
          <w:rFonts w:cs="Calibri"/>
          <w:b/>
          <w:highlight w:val="yellow"/>
        </w:rPr>
        <w:t>ReqUserLogin</w:t>
      </w:r>
      <w:r w:rsidR="00626C2D" w:rsidRPr="0062515A">
        <w:rPr>
          <w:rFonts w:cs="Calibri" w:hint="eastAsia"/>
          <w:b/>
          <w:highlight w:val="yellow"/>
        </w:rPr>
        <w:t>2)</w:t>
      </w:r>
      <w:bookmarkEnd w:id="468"/>
      <w:bookmarkEnd w:id="469"/>
      <w:r>
        <w:rPr>
          <w:rFonts w:cs="Calibri"/>
        </w:rPr>
        <w:t xml:space="preserve">. The </w:t>
      </w:r>
      <w:del w:id="470" w:author="陈学锋" w:date="2018-07-10T20:08:00Z">
        <w:r w:rsidDel="00C0262B">
          <w:rPr>
            <w:rFonts w:cs="Calibri"/>
          </w:rPr>
          <w:delText xml:space="preserve">main </w:delText>
        </w:r>
      </w:del>
      <w:ins w:id="471" w:author="陈学锋" w:date="2018-07-10T20:08:00Z">
        <w:r w:rsidR="00C0262B">
          <w:rPr>
            <w:rFonts w:cs="Calibri"/>
          </w:rPr>
          <w:t xml:space="preserve">key </w:t>
        </w:r>
      </w:ins>
      <w:r>
        <w:rPr>
          <w:rFonts w:cs="Calibri"/>
        </w:rPr>
        <w:t xml:space="preserve">data structure is </w:t>
      </w:r>
      <w:r>
        <w:rPr>
          <w:rFonts w:cs="Calibri"/>
          <w:b/>
        </w:rPr>
        <w:t>CThostFtdcReqUserLoginField</w:t>
      </w:r>
      <w:r>
        <w:rPr>
          <w:rFonts w:cs="Calibri"/>
        </w:rPr>
        <w:t xml:space="preserve">. </w:t>
      </w:r>
    </w:p>
    <w:p w:rsidR="00F9572B" w:rsidRPr="00EE4A88" w:rsidRDefault="00F9572B" w:rsidP="00EE4A88">
      <w:pPr>
        <w:pStyle w:val="a0"/>
        <w:spacing w:before="156"/>
        <w:ind w:left="600" w:hangingChars="250" w:hanging="600"/>
        <w:rPr>
          <w:highlight w:val="yellow"/>
        </w:rPr>
      </w:pPr>
      <w:r w:rsidRPr="008A7321">
        <w:rPr>
          <w:rFonts w:hint="eastAsia"/>
          <w:highlight w:val="yellow"/>
        </w:rPr>
        <w:t>Note:</w:t>
      </w:r>
      <w:r w:rsidR="008A7321" w:rsidRPr="008A7321">
        <w:rPr>
          <w:rFonts w:hint="eastAsia"/>
          <w:highlight w:val="yellow"/>
        </w:rPr>
        <w:t xml:space="preserve"> </w:t>
      </w:r>
      <w:r w:rsidR="008A7321" w:rsidRPr="008A7321">
        <w:rPr>
          <w:highlight w:val="yellow"/>
        </w:rPr>
        <w:t>ReqUserLogin</w:t>
      </w:r>
      <w:r w:rsidR="008A7321" w:rsidRPr="008A7321">
        <w:rPr>
          <w:rFonts w:hint="eastAsia"/>
          <w:highlight w:val="yellow"/>
        </w:rPr>
        <w:t>2</w:t>
      </w:r>
      <w:r w:rsidR="00EE4A88">
        <w:rPr>
          <w:rFonts w:hint="eastAsia"/>
          <w:highlight w:val="yellow"/>
        </w:rPr>
        <w:t xml:space="preserve"> (login request 2) an</w:t>
      </w:r>
      <w:r w:rsidR="00EE4A88" w:rsidRPr="00EE4A88">
        <w:rPr>
          <w:rFonts w:hint="eastAsia"/>
          <w:highlight w:val="yellow"/>
        </w:rPr>
        <w:t xml:space="preserve">d </w:t>
      </w:r>
      <w:r w:rsidR="00EE4A88" w:rsidRPr="00EE4A88">
        <w:rPr>
          <w:highlight w:val="yellow"/>
        </w:rPr>
        <w:t>ReqUserPasswordUpdate2</w:t>
      </w:r>
      <w:r w:rsidR="00EE4A88">
        <w:rPr>
          <w:rFonts w:hint="eastAsia"/>
          <w:highlight w:val="yellow"/>
        </w:rPr>
        <w:t xml:space="preserve"> (user password update </w:t>
      </w:r>
      <w:r w:rsidR="00EE4A88">
        <w:rPr>
          <w:highlight w:val="yellow"/>
        </w:rPr>
        <w:t>request</w:t>
      </w:r>
      <w:r w:rsidR="00EE4A88">
        <w:rPr>
          <w:rFonts w:hint="eastAsia"/>
          <w:highlight w:val="yellow"/>
        </w:rPr>
        <w:t xml:space="preserve"> 2) are two </w:t>
      </w:r>
      <w:del w:id="472" w:author="陈学锋" w:date="2018-07-10T20:10:00Z">
        <w:r w:rsidR="000C7159" w:rsidDel="0080443B">
          <w:rPr>
            <w:rFonts w:hint="eastAsia"/>
            <w:highlight w:val="yellow"/>
          </w:rPr>
          <w:delText xml:space="preserve">new </w:delText>
        </w:r>
      </w:del>
      <w:ins w:id="473" w:author="陈学锋" w:date="2018-07-10T20:10:00Z">
        <w:r w:rsidR="0080443B">
          <w:rPr>
            <w:highlight w:val="yellow"/>
          </w:rPr>
          <w:t>enhanced</w:t>
        </w:r>
        <w:r w:rsidR="0080443B">
          <w:rPr>
            <w:rFonts w:hint="eastAsia"/>
            <w:highlight w:val="yellow"/>
          </w:rPr>
          <w:t xml:space="preserve"> </w:t>
        </w:r>
      </w:ins>
      <w:r w:rsidR="000C7159">
        <w:rPr>
          <w:rFonts w:hint="eastAsia"/>
          <w:highlight w:val="yellow"/>
        </w:rPr>
        <w:t>API</w:t>
      </w:r>
      <w:ins w:id="474" w:author="陈学锋" w:date="2018-07-10T20:10:00Z">
        <w:r w:rsidR="0080443B">
          <w:rPr>
            <w:highlight w:val="yellow"/>
          </w:rPr>
          <w:t>s</w:t>
        </w:r>
      </w:ins>
      <w:del w:id="475" w:author="陈学锋" w:date="2018-07-10T20:10:00Z">
        <w:r w:rsidR="000C7159" w:rsidDel="0080443B">
          <w:rPr>
            <w:rFonts w:hint="eastAsia"/>
            <w:highlight w:val="yellow"/>
          </w:rPr>
          <w:delText xml:space="preserve"> for the purpose of optimizing the performance of login.</w:delText>
        </w:r>
      </w:del>
      <w:ins w:id="476" w:author="陈学锋" w:date="2018-07-10T20:10:00Z">
        <w:r w:rsidR="0080443B">
          <w:rPr>
            <w:highlight w:val="yellow"/>
          </w:rPr>
          <w:t xml:space="preserve">, which demands the CTP backend </w:t>
        </w:r>
      </w:ins>
      <w:ins w:id="477" w:author="陈学锋" w:date="2018-07-10T20:11:00Z">
        <w:r w:rsidR="0080443B">
          <w:rPr>
            <w:highlight w:val="yellow"/>
          </w:rPr>
          <w:t xml:space="preserve">version </w:t>
        </w:r>
      </w:ins>
      <w:ins w:id="478" w:author="陈学锋" w:date="2018-07-10T20:10:00Z">
        <w:r w:rsidR="0080443B">
          <w:rPr>
            <w:highlight w:val="yellow"/>
          </w:rPr>
          <w:t>to be P20170915 or later.</w:t>
        </w:r>
      </w:ins>
    </w:p>
    <w:p w:rsidR="00274F8B" w:rsidRDefault="003822AC">
      <w:pPr>
        <w:rPr>
          <w:rFonts w:cs="Calibri"/>
        </w:rPr>
      </w:pPr>
      <w:r>
        <w:rPr>
          <w:rFonts w:ascii="宋体" w:hAnsi="宋体" w:cs="宋体"/>
          <w:noProof/>
          <w:sz w:val="24"/>
          <w:szCs w:val="24"/>
        </w:rPr>
        <w:drawing>
          <wp:inline distT="0" distB="0" distL="0" distR="0">
            <wp:extent cx="5219700" cy="13716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371600"/>
                    </a:xfrm>
                    <a:prstGeom prst="rect">
                      <a:avLst/>
                    </a:prstGeom>
                    <a:noFill/>
                    <a:ln>
                      <a:noFill/>
                    </a:ln>
                  </pic:spPr>
                </pic:pic>
              </a:graphicData>
            </a:graphic>
          </wp:inline>
        </w:drawing>
      </w:r>
    </w:p>
    <w:p w:rsidR="00274F8B" w:rsidRDefault="00F9769E">
      <w:pPr>
        <w:rPr>
          <w:rFonts w:cs="Calibri"/>
          <w:u w:val="single"/>
        </w:rPr>
      </w:pPr>
      <w:r>
        <w:rPr>
          <w:rStyle w:val="af"/>
          <w:rFonts w:cs="Calibri"/>
        </w:rPr>
        <w:t>BrokerID</w:t>
      </w:r>
      <w:r>
        <w:rPr>
          <w:rFonts w:cs="Calibri"/>
        </w:rPr>
        <w:t xml:space="preserve"> is the member ID </w:t>
      </w:r>
      <w:del w:id="479" w:author="陈学锋" w:date="2018-07-10T20:11:00Z">
        <w:r w:rsidDel="0080443B">
          <w:rPr>
            <w:rFonts w:cs="Calibri"/>
          </w:rPr>
          <w:delText xml:space="preserve">for </w:delText>
        </w:r>
      </w:del>
      <w:ins w:id="480" w:author="陈学锋" w:date="2018-07-10T20:11:00Z">
        <w:r w:rsidR="0080443B">
          <w:rPr>
            <w:rFonts w:cs="Calibri"/>
          </w:rPr>
          <w:t xml:space="preserve">of </w:t>
        </w:r>
      </w:ins>
      <w:r>
        <w:rPr>
          <w:rFonts w:cs="Calibri" w:hint="eastAsia"/>
        </w:rPr>
        <w:t xml:space="preserve">the </w:t>
      </w:r>
      <w:r>
        <w:rPr>
          <w:rFonts w:cs="Calibri"/>
        </w:rPr>
        <w:t>futures company.</w:t>
      </w:r>
    </w:p>
    <w:p w:rsidR="00274F8B" w:rsidRDefault="00F9769E">
      <w:pPr>
        <w:rPr>
          <w:rFonts w:cs="Calibri"/>
        </w:rPr>
      </w:pPr>
      <w:r>
        <w:rPr>
          <w:rStyle w:val="af"/>
          <w:rFonts w:cs="Calibri"/>
        </w:rPr>
        <w:t>UserID</w:t>
      </w:r>
      <w:r>
        <w:rPr>
          <w:rFonts w:cs="Calibri"/>
        </w:rPr>
        <w:t xml:space="preserve"> is the client code </w:t>
      </w:r>
      <w:r>
        <w:rPr>
          <w:rFonts w:cs="Calibri" w:hint="eastAsia"/>
        </w:rPr>
        <w:t>for</w:t>
      </w:r>
      <w:r>
        <w:rPr>
          <w:rFonts w:cs="Calibri"/>
        </w:rPr>
        <w:t xml:space="preserve"> an investor in the futures company.</w:t>
      </w:r>
    </w:p>
    <w:p w:rsidR="00274F8B" w:rsidRDefault="00F9769E">
      <w:pPr>
        <w:rPr>
          <w:rFonts w:cs="Calibri"/>
        </w:rPr>
      </w:pPr>
      <w:r>
        <w:rPr>
          <w:rStyle w:val="af"/>
          <w:rFonts w:cs="Calibri"/>
        </w:rPr>
        <w:t>Password</w:t>
      </w:r>
      <w:r>
        <w:rPr>
          <w:rFonts w:cs="Calibri"/>
        </w:rPr>
        <w:t xml:space="preserve"> is the investor’s password.</w:t>
      </w:r>
    </w:p>
    <w:p w:rsidR="00274F8B" w:rsidRDefault="00F9769E">
      <w:pPr>
        <w:rPr>
          <w:rFonts w:cs="Calibri"/>
        </w:rPr>
      </w:pPr>
      <w:r>
        <w:rPr>
          <w:rFonts w:cs="Calibri"/>
        </w:rPr>
        <w:t>An integer value (</w:t>
      </w:r>
      <w:r>
        <w:rPr>
          <w:rFonts w:cs="Calibri"/>
          <w:b/>
        </w:rPr>
        <w:t>ret</w:t>
      </w:r>
      <w:r>
        <w:rPr>
          <w:rFonts w:cs="Calibri"/>
        </w:rPr>
        <w:t xml:space="preserve"> in the </w:t>
      </w:r>
      <w:del w:id="481" w:author="陈学锋" w:date="2018-07-10T20:12:00Z">
        <w:r w:rsidDel="0080443B">
          <w:rPr>
            <w:rFonts w:cs="Calibri"/>
          </w:rPr>
          <w:delText>code fragment</w:delText>
        </w:r>
      </w:del>
      <w:ins w:id="482" w:author="陈学锋" w:date="2018-07-10T20:12:00Z">
        <w:r w:rsidR="0080443B">
          <w:rPr>
            <w:rFonts w:cs="Calibri"/>
          </w:rPr>
          <w:t>sample code</w:t>
        </w:r>
      </w:ins>
      <w:r>
        <w:rPr>
          <w:rFonts w:cs="Calibri"/>
        </w:rPr>
        <w:t xml:space="preserve">) returned by this function indicates </w:t>
      </w:r>
      <w:ins w:id="483" w:author="陈学锋" w:date="2018-07-10T20:13:00Z">
        <w:r w:rsidR="0080443B">
          <w:rPr>
            <w:rFonts w:cs="Calibri"/>
          </w:rPr>
          <w:t xml:space="preserve">whether </w:t>
        </w:r>
      </w:ins>
      <w:r>
        <w:rPr>
          <w:rFonts w:cs="Calibri"/>
        </w:rPr>
        <w:t xml:space="preserve">the request </w:t>
      </w:r>
      <w:del w:id="484" w:author="陈学锋" w:date="2018-07-10T20:14:00Z">
        <w:r w:rsidDel="0080443B">
          <w:rPr>
            <w:rFonts w:cs="Calibri"/>
          </w:rPr>
          <w:delText xml:space="preserve">is </w:delText>
        </w:r>
      </w:del>
      <w:ins w:id="485" w:author="陈学锋" w:date="2018-07-10T20:14:00Z">
        <w:r w:rsidR="0080443B">
          <w:rPr>
            <w:rFonts w:cs="Calibri"/>
          </w:rPr>
          <w:t xml:space="preserve">was </w:t>
        </w:r>
      </w:ins>
      <w:r>
        <w:rPr>
          <w:rFonts w:cs="Calibri"/>
        </w:rPr>
        <w:t xml:space="preserve">sent out successfully or not, rather than </w:t>
      </w:r>
      <w:ins w:id="486" w:author="陈学锋" w:date="2018-07-10T20:14:00Z">
        <w:r w:rsidR="0080443B">
          <w:rPr>
            <w:rFonts w:cs="Calibri"/>
          </w:rPr>
          <w:t xml:space="preserve">whether </w:t>
        </w:r>
      </w:ins>
      <w:r>
        <w:rPr>
          <w:rFonts w:cs="Calibri"/>
        </w:rPr>
        <w:t xml:space="preserve">the request </w:t>
      </w:r>
      <w:del w:id="487" w:author="陈学锋" w:date="2018-07-10T20:14:00Z">
        <w:r w:rsidDel="0080443B">
          <w:rPr>
            <w:rFonts w:cs="Calibri"/>
          </w:rPr>
          <w:delText xml:space="preserve">is </w:delText>
        </w:r>
      </w:del>
      <w:ins w:id="488" w:author="陈学锋" w:date="2018-07-10T20:14:00Z">
        <w:r w:rsidR="0080443B">
          <w:rPr>
            <w:rFonts w:cs="Calibri"/>
          </w:rPr>
          <w:t xml:space="preserve">was </w:t>
        </w:r>
      </w:ins>
      <w:r>
        <w:rPr>
          <w:rFonts w:cs="Calibri"/>
        </w:rPr>
        <w:t>processed by the server or not.</w:t>
      </w:r>
    </w:p>
    <w:p w:rsidR="00274F8B" w:rsidRDefault="00F9769E">
      <w:pPr>
        <w:rPr>
          <w:rFonts w:cs="Calibri"/>
          <w:b/>
          <w:bCs/>
        </w:rPr>
      </w:pPr>
      <w:r>
        <w:rPr>
          <w:rFonts w:cs="Calibri"/>
          <w:b/>
          <w:bCs/>
        </w:rPr>
        <w:t xml:space="preserve">Return Value </w:t>
      </w:r>
    </w:p>
    <w:p w:rsidR="00274F8B" w:rsidRDefault="00F9769E">
      <w:pPr>
        <w:pStyle w:val="21"/>
        <w:numPr>
          <w:ilvl w:val="0"/>
          <w:numId w:val="5"/>
        </w:numPr>
        <w:ind w:firstLineChars="0"/>
        <w:rPr>
          <w:rFonts w:ascii="Calibri" w:hAnsi="Calibri" w:cs="Calibri"/>
          <w:sz w:val="21"/>
        </w:rPr>
      </w:pPr>
      <w:r>
        <w:rPr>
          <w:rFonts w:ascii="Calibri" w:hAnsi="Calibri" w:cs="Calibri"/>
          <w:sz w:val="21"/>
        </w:rPr>
        <w:t xml:space="preserve">0, </w:t>
      </w:r>
      <w:del w:id="489" w:author="陈学锋" w:date="2018-07-10T20:15:00Z">
        <w:r w:rsidDel="0080443B">
          <w:rPr>
            <w:rFonts w:ascii="Calibri" w:hAnsi="Calibri" w:cs="Calibri"/>
            <w:sz w:val="21"/>
          </w:rPr>
          <w:delText>represents sending out</w:delText>
        </w:r>
      </w:del>
      <w:ins w:id="490" w:author="陈学锋" w:date="2018-07-10T20:15:00Z">
        <w:r w:rsidR="0080443B">
          <w:rPr>
            <w:rFonts w:ascii="Calibri" w:hAnsi="Calibri" w:cs="Calibri"/>
            <w:sz w:val="21"/>
          </w:rPr>
          <w:t>sent</w:t>
        </w:r>
      </w:ins>
      <w:r>
        <w:rPr>
          <w:rFonts w:ascii="Calibri" w:hAnsi="Calibri" w:cs="Calibri"/>
          <w:sz w:val="21"/>
        </w:rPr>
        <w:t xml:space="preserve"> successfully.</w:t>
      </w:r>
    </w:p>
    <w:p w:rsidR="00274F8B" w:rsidRDefault="00F9769E">
      <w:pPr>
        <w:pStyle w:val="21"/>
        <w:numPr>
          <w:ilvl w:val="0"/>
          <w:numId w:val="5"/>
        </w:numPr>
        <w:ind w:firstLineChars="0"/>
        <w:rPr>
          <w:rFonts w:ascii="Calibri" w:hAnsi="Calibri" w:cs="Calibri"/>
          <w:sz w:val="21"/>
        </w:rPr>
      </w:pPr>
      <w:r>
        <w:rPr>
          <w:rFonts w:ascii="Calibri" w:hAnsi="Calibri" w:cs="Calibri"/>
          <w:sz w:val="21"/>
        </w:rPr>
        <w:t xml:space="preserve">-1, </w:t>
      </w:r>
      <w:del w:id="491" w:author="陈学锋" w:date="2018-07-10T20:15:00Z">
        <w:r w:rsidDel="0080443B">
          <w:rPr>
            <w:rFonts w:ascii="Calibri" w:hAnsi="Calibri" w:cs="Calibri"/>
            <w:sz w:val="21"/>
          </w:rPr>
          <w:delText>represents the network connection failure;</w:delText>
        </w:r>
      </w:del>
      <w:ins w:id="492" w:author="陈学锋" w:date="2018-07-10T20:16:00Z">
        <w:r w:rsidR="0080443B">
          <w:rPr>
            <w:rFonts w:ascii="Calibri" w:hAnsi="Calibri" w:cs="Calibri"/>
            <w:sz w:val="21"/>
          </w:rPr>
          <w:t>failed to send;</w:t>
        </w:r>
      </w:ins>
    </w:p>
    <w:p w:rsidR="00274F8B" w:rsidRDefault="00F9769E">
      <w:pPr>
        <w:pStyle w:val="21"/>
        <w:numPr>
          <w:ilvl w:val="0"/>
          <w:numId w:val="5"/>
        </w:numPr>
        <w:ind w:firstLineChars="0"/>
        <w:rPr>
          <w:rFonts w:ascii="Calibri" w:hAnsi="Calibri" w:cs="Calibri"/>
          <w:sz w:val="21"/>
        </w:rPr>
      </w:pPr>
      <w:r>
        <w:rPr>
          <w:rFonts w:ascii="Calibri" w:hAnsi="Calibri" w:cs="Calibri"/>
          <w:sz w:val="21"/>
        </w:rPr>
        <w:t xml:space="preserve">-2, </w:t>
      </w:r>
      <w:del w:id="493" w:author="陈学锋" w:date="2018-07-10T20:17:00Z">
        <w:r w:rsidDel="0080443B">
          <w:rPr>
            <w:rFonts w:ascii="Calibri" w:hAnsi="Calibri" w:cs="Calibri"/>
            <w:sz w:val="21"/>
          </w:rPr>
          <w:delText xml:space="preserve">indicates that the </w:delText>
        </w:r>
      </w:del>
      <w:r>
        <w:rPr>
          <w:rFonts w:ascii="Calibri" w:hAnsi="Calibri" w:cs="Calibri"/>
          <w:sz w:val="21"/>
        </w:rPr>
        <w:t>unprocessed requests exceed</w:t>
      </w:r>
      <w:ins w:id="494" w:author="陈学锋" w:date="2018-07-10T20:17:00Z">
        <w:r w:rsidR="0080443B">
          <w:rPr>
            <w:rFonts w:ascii="Calibri" w:hAnsi="Calibri" w:cs="Calibri"/>
            <w:sz w:val="21"/>
          </w:rPr>
          <w:t>ed</w:t>
        </w:r>
      </w:ins>
      <w:r>
        <w:rPr>
          <w:rFonts w:ascii="Calibri" w:hAnsi="Calibri" w:cs="Calibri"/>
          <w:sz w:val="21"/>
        </w:rPr>
        <w:t xml:space="preserve"> the </w:t>
      </w:r>
      <w:del w:id="495" w:author="陈学锋" w:date="2018-07-10T20:17:00Z">
        <w:r w:rsidDel="0080443B">
          <w:rPr>
            <w:rFonts w:ascii="Calibri" w:hAnsi="Calibri" w:cs="Calibri"/>
            <w:sz w:val="21"/>
          </w:rPr>
          <w:delText>allowable quantity</w:delText>
        </w:r>
      </w:del>
      <w:ins w:id="496" w:author="陈学锋" w:date="2018-07-10T20:17:00Z">
        <w:r w:rsidR="0080443B">
          <w:rPr>
            <w:rFonts w:ascii="Calibri" w:hAnsi="Calibri" w:cs="Calibri"/>
            <w:sz w:val="21"/>
          </w:rPr>
          <w:t>allowed volume</w:t>
        </w:r>
      </w:ins>
      <w:r>
        <w:rPr>
          <w:rFonts w:ascii="Calibri" w:hAnsi="Calibri" w:cs="Calibri"/>
          <w:sz w:val="21"/>
        </w:rPr>
        <w:t>;</w:t>
      </w:r>
    </w:p>
    <w:p w:rsidR="00274F8B" w:rsidRDefault="00F9769E">
      <w:pPr>
        <w:pStyle w:val="21"/>
        <w:numPr>
          <w:ilvl w:val="0"/>
          <w:numId w:val="5"/>
        </w:numPr>
        <w:ind w:firstLineChars="0"/>
        <w:rPr>
          <w:rFonts w:ascii="Calibri" w:hAnsi="Calibri" w:cs="Calibri"/>
          <w:sz w:val="21"/>
        </w:rPr>
      </w:pPr>
      <w:r>
        <w:rPr>
          <w:rFonts w:ascii="Calibri" w:hAnsi="Calibri" w:cs="Calibri"/>
          <w:sz w:val="21"/>
        </w:rPr>
        <w:t xml:space="preserve">-3, </w:t>
      </w:r>
      <w:del w:id="497" w:author="陈学锋" w:date="2018-07-10T20:20:00Z">
        <w:r w:rsidDel="00843F68">
          <w:rPr>
            <w:rFonts w:ascii="Calibri" w:hAnsi="Calibri" w:cs="Calibri"/>
            <w:sz w:val="21"/>
          </w:rPr>
          <w:delText xml:space="preserve">indicates that </w:delText>
        </w:r>
      </w:del>
      <w:r>
        <w:rPr>
          <w:rFonts w:ascii="Calibri" w:hAnsi="Calibri" w:cs="Calibri"/>
          <w:sz w:val="21"/>
        </w:rPr>
        <w:t xml:space="preserve">the number of requests sent per second exceeds the </w:t>
      </w:r>
      <w:del w:id="498" w:author="陈学锋" w:date="2018-07-10T20:21:00Z">
        <w:r w:rsidDel="00843F68">
          <w:rPr>
            <w:rFonts w:ascii="Calibri" w:hAnsi="Calibri" w:cs="Calibri"/>
            <w:sz w:val="21"/>
          </w:rPr>
          <w:delText>allowable quantity</w:delText>
        </w:r>
      </w:del>
      <w:ins w:id="499" w:author="陈学锋" w:date="2018-07-10T20:21:00Z">
        <w:r w:rsidR="00843F68">
          <w:rPr>
            <w:rFonts w:ascii="Calibri" w:hAnsi="Calibri" w:cs="Calibri"/>
            <w:sz w:val="21"/>
          </w:rPr>
          <w:t>allowed volume</w:t>
        </w:r>
      </w:ins>
      <w:r>
        <w:rPr>
          <w:rFonts w:ascii="Calibri" w:hAnsi="Calibri" w:cs="Calibri"/>
          <w:sz w:val="21"/>
        </w:rPr>
        <w:t>.</w:t>
      </w:r>
    </w:p>
    <w:p w:rsidR="00274F8B" w:rsidRDefault="00F9769E">
      <w:pPr>
        <w:rPr>
          <w:rFonts w:cs="Calibri"/>
          <w:b/>
        </w:rPr>
      </w:pPr>
      <w:r>
        <w:rPr>
          <w:rFonts w:cs="Calibri"/>
          <w:b/>
        </w:rPr>
        <w:t xml:space="preserve">Return values of most requests in CTP APIs are the same as described above. </w:t>
      </w:r>
    </w:p>
    <w:p w:rsidR="00274F8B" w:rsidRDefault="003822AC">
      <w:pPr>
        <w:rPr>
          <w:rFonts w:cs="Calibri"/>
        </w:rPr>
      </w:pPr>
      <w:r>
        <w:rPr>
          <w:rFonts w:ascii="宋体" w:hAnsi="宋体" w:cs="宋体"/>
          <w:noProof/>
          <w:sz w:val="24"/>
          <w:szCs w:val="24"/>
        </w:rPr>
        <w:drawing>
          <wp:inline distT="0" distB="0" distL="0" distR="0">
            <wp:extent cx="5067300" cy="85725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857250"/>
                    </a:xfrm>
                    <a:prstGeom prst="rect">
                      <a:avLst/>
                    </a:prstGeom>
                    <a:noFill/>
                    <a:ln>
                      <a:noFill/>
                    </a:ln>
                  </pic:spPr>
                </pic:pic>
              </a:graphicData>
            </a:graphic>
          </wp:inline>
        </w:drawing>
      </w:r>
    </w:p>
    <w:p w:rsidR="00274F8B" w:rsidRDefault="00F9769E">
      <w:pPr>
        <w:rPr>
          <w:rFonts w:cs="Calibri"/>
        </w:rPr>
      </w:pPr>
      <w:r>
        <w:rPr>
          <w:rFonts w:cs="Calibri"/>
        </w:rPr>
        <w:lastRenderedPageBreak/>
        <w:t xml:space="preserve">After receiving </w:t>
      </w:r>
      <w:r>
        <w:rPr>
          <w:rFonts w:cs="Calibri" w:hint="eastAsia"/>
        </w:rPr>
        <w:t xml:space="preserve">the </w:t>
      </w:r>
      <w:r>
        <w:rPr>
          <w:rFonts w:cs="Calibri"/>
        </w:rPr>
        <w:t xml:space="preserve">login request successfully, the server </w:t>
      </w:r>
      <w:r>
        <w:rPr>
          <w:rFonts w:cs="Calibri" w:hint="eastAsia"/>
        </w:rPr>
        <w:t>validates the BrokerID, UserID and Password</w:t>
      </w:r>
      <w:del w:id="500" w:author="陈学锋" w:date="2018-07-10T20:21:00Z">
        <w:r w:rsidDel="00843F68">
          <w:rPr>
            <w:rFonts w:cs="Calibri" w:hint="eastAsia"/>
          </w:rPr>
          <w:delText xml:space="preserve"> </w:delText>
        </w:r>
      </w:del>
      <w:r>
        <w:rPr>
          <w:rFonts w:cs="Calibri"/>
        </w:rPr>
        <w:t>, and then return</w:t>
      </w:r>
      <w:ins w:id="501" w:author="陈学锋" w:date="2018-07-10T20:22:00Z">
        <w:r w:rsidR="00843F68">
          <w:rPr>
            <w:rFonts w:cs="Calibri"/>
          </w:rPr>
          <w:t>s</w:t>
        </w:r>
      </w:ins>
      <w:r>
        <w:rPr>
          <w:rFonts w:cs="Calibri"/>
        </w:rPr>
        <w:t xml:space="preserve"> the response via </w:t>
      </w:r>
      <w:ins w:id="502" w:author="陈学锋" w:date="2018-07-10T20:22:00Z">
        <w:r w:rsidR="00843F68">
          <w:rPr>
            <w:rFonts w:cs="Calibri"/>
          </w:rPr>
          <w:t xml:space="preserve">the </w:t>
        </w:r>
      </w:ins>
      <w:r>
        <w:rPr>
          <w:rFonts w:cs="Calibri"/>
          <w:b/>
        </w:rPr>
        <w:t>OnRspUserLogin</w:t>
      </w:r>
      <w:r w:rsidR="00F4688D">
        <w:rPr>
          <w:rFonts w:cs="Calibri" w:hint="eastAsia"/>
          <w:b/>
        </w:rPr>
        <w:t xml:space="preserve"> </w:t>
      </w:r>
      <w:r>
        <w:rPr>
          <w:rFonts w:cs="Calibri"/>
        </w:rPr>
        <w:t xml:space="preserve">method. </w:t>
      </w:r>
    </w:p>
    <w:p w:rsidR="00274F8B" w:rsidRDefault="00F9769E">
      <w:pPr>
        <w:rPr>
          <w:rFonts w:cs="Calibri"/>
        </w:rPr>
      </w:pPr>
      <w:r>
        <w:rPr>
          <w:rFonts w:cs="Calibri"/>
        </w:rPr>
        <w:t xml:space="preserve">Developers can judge whether the login </w:t>
      </w:r>
      <w:del w:id="503" w:author="陈学锋" w:date="2018-07-10T20:22:00Z">
        <w:r w:rsidDel="00843F68">
          <w:rPr>
            <w:rFonts w:cs="Calibri"/>
          </w:rPr>
          <w:delText xml:space="preserve">is </w:delText>
        </w:r>
      </w:del>
      <w:ins w:id="504" w:author="陈学锋" w:date="2018-07-10T20:22:00Z">
        <w:r w:rsidR="00843F68">
          <w:rPr>
            <w:rFonts w:cs="Calibri"/>
          </w:rPr>
          <w:t xml:space="preserve">was </w:t>
        </w:r>
      </w:ins>
      <w:r>
        <w:rPr>
          <w:rFonts w:cs="Calibri"/>
        </w:rPr>
        <w:t>successful via</w:t>
      </w:r>
      <w:ins w:id="505" w:author="陈学锋" w:date="2018-07-10T20:22:00Z">
        <w:r w:rsidR="00843F68">
          <w:rPr>
            <w:rFonts w:cs="Calibri"/>
          </w:rPr>
          <w:t xml:space="preserve"> the</w:t>
        </w:r>
      </w:ins>
      <w:r>
        <w:rPr>
          <w:rFonts w:cs="Calibri"/>
        </w:rPr>
        <w:t xml:space="preserve"> </w:t>
      </w:r>
      <w:r>
        <w:rPr>
          <w:rFonts w:cs="Calibri"/>
          <w:b/>
        </w:rPr>
        <w:t>ErrorID</w:t>
      </w:r>
      <w:r>
        <w:rPr>
          <w:rFonts w:cs="Calibri"/>
        </w:rPr>
        <w:t xml:space="preserve"> in the second parameter </w:t>
      </w:r>
      <w:r>
        <w:rPr>
          <w:rFonts w:cs="Calibri"/>
          <w:b/>
        </w:rPr>
        <w:t>pRspInfo</w:t>
      </w:r>
      <w:r>
        <w:rPr>
          <w:rFonts w:cs="Calibri"/>
        </w:rPr>
        <w:t xml:space="preserve">. If </w:t>
      </w:r>
      <w:ins w:id="506" w:author="陈学锋" w:date="2018-07-10T20:23:00Z">
        <w:r w:rsidR="00843F68">
          <w:rPr>
            <w:rFonts w:cs="Calibri"/>
          </w:rPr>
          <w:t xml:space="preserve">the </w:t>
        </w:r>
      </w:ins>
      <w:r>
        <w:rPr>
          <w:rFonts w:cs="Calibri"/>
        </w:rPr>
        <w:t xml:space="preserve">ErrorID is 0, the login </w:t>
      </w:r>
      <w:del w:id="507" w:author="陈学锋" w:date="2018-07-10T20:23:00Z">
        <w:r w:rsidDel="00843F68">
          <w:rPr>
            <w:rFonts w:cs="Calibri"/>
          </w:rPr>
          <w:delText xml:space="preserve">is </w:delText>
        </w:r>
      </w:del>
      <w:ins w:id="508" w:author="陈学锋" w:date="2018-07-10T20:23:00Z">
        <w:r w:rsidR="00843F68">
          <w:rPr>
            <w:rFonts w:cs="Calibri"/>
          </w:rPr>
          <w:t xml:space="preserve">was </w:t>
        </w:r>
      </w:ins>
      <w:r>
        <w:rPr>
          <w:rFonts w:cs="Calibri"/>
        </w:rPr>
        <w:t xml:space="preserve">successful, otherwise </w:t>
      </w:r>
      <w:ins w:id="509" w:author="陈学锋" w:date="2018-07-10T20:23:00Z">
        <w:r w:rsidR="00843F68">
          <w:rPr>
            <w:rFonts w:cs="Calibri"/>
          </w:rPr>
          <w:t xml:space="preserve">it </w:t>
        </w:r>
      </w:ins>
      <w:r>
        <w:rPr>
          <w:rFonts w:cs="Calibri"/>
        </w:rPr>
        <w:t>failed.</w:t>
      </w:r>
    </w:p>
    <w:p w:rsidR="00274F8B" w:rsidRDefault="00F9769E">
      <w:pPr>
        <w:rPr>
          <w:rFonts w:cs="Calibri"/>
        </w:rPr>
      </w:pPr>
      <w:r>
        <w:rPr>
          <w:rFonts w:cs="Calibri"/>
        </w:rPr>
        <w:t>Generally, the error message “</w:t>
      </w:r>
      <w:del w:id="510" w:author="陈学锋" w:date="2018-07-21T13:49:00Z">
        <w:r w:rsidDel="00B41C3C">
          <w:rPr>
            <w:rFonts w:cs="Calibri"/>
          </w:rPr>
          <w:delText>Il</w:delText>
        </w:r>
      </w:del>
      <w:del w:id="511" w:author="陈学锋" w:date="2018-07-12T21:16:00Z">
        <w:r w:rsidDel="00D24C45">
          <w:rPr>
            <w:rFonts w:cs="Calibri"/>
          </w:rPr>
          <w:delText>legal</w:delText>
        </w:r>
      </w:del>
      <w:ins w:id="512" w:author="陈学锋" w:date="2018-07-21T13:49:00Z">
        <w:r w:rsidR="00B41C3C">
          <w:rPr>
            <w:rFonts w:cs="Calibri"/>
          </w:rPr>
          <w:t>il</w:t>
        </w:r>
      </w:ins>
      <w:ins w:id="513" w:author="陈学锋" w:date="2018-07-12T21:16:00Z">
        <w:r w:rsidR="00D24C45">
          <w:rPr>
            <w:rFonts w:cs="Calibri"/>
          </w:rPr>
          <w:t>legitimate</w:t>
        </w:r>
      </w:ins>
      <w:r>
        <w:rPr>
          <w:rFonts w:cs="Calibri"/>
        </w:rPr>
        <w:t xml:space="preserve"> login” will be returned for password error.</w:t>
      </w:r>
    </w:p>
    <w:p w:rsidR="00274F8B" w:rsidRDefault="00F9769E">
      <w:pPr>
        <w:rPr>
          <w:rFonts w:cs="Calibri"/>
        </w:rPr>
      </w:pPr>
      <w:r>
        <w:rPr>
          <w:rFonts w:cs="Calibri"/>
        </w:rPr>
        <w:t xml:space="preserve">After </w:t>
      </w:r>
      <w:del w:id="514" w:author="陈学锋" w:date="2018-07-10T20:24:00Z">
        <w:r w:rsidDel="00843F68">
          <w:rPr>
            <w:rFonts w:cs="Calibri"/>
          </w:rPr>
          <w:delText xml:space="preserve">login </w:delText>
        </w:r>
      </w:del>
      <w:ins w:id="515" w:author="陈学锋" w:date="2018-07-10T20:24:00Z">
        <w:r w:rsidR="00843F68">
          <w:rPr>
            <w:rFonts w:cs="Calibri"/>
          </w:rPr>
          <w:t xml:space="preserve">logging in </w:t>
        </w:r>
      </w:ins>
      <w:r>
        <w:rPr>
          <w:rFonts w:cs="Calibri"/>
        </w:rPr>
        <w:t xml:space="preserve">successfully, the first parameter </w:t>
      </w:r>
      <w:r>
        <w:rPr>
          <w:rFonts w:cs="Calibri"/>
          <w:b/>
        </w:rPr>
        <w:t>pRspUserLogin</w:t>
      </w:r>
      <w:r w:rsidR="00F4688D">
        <w:rPr>
          <w:rFonts w:cs="Calibri" w:hint="eastAsia"/>
          <w:b/>
        </w:rPr>
        <w:t xml:space="preserve"> </w:t>
      </w:r>
      <w:r>
        <w:rPr>
          <w:rFonts w:cs="Calibri"/>
        </w:rPr>
        <w:t>contains some basic data from the server, such as SessionID, frontID, maxOrderRef and the time on each exchange</w:t>
      </w:r>
      <w:ins w:id="516" w:author="陈学锋" w:date="2018-07-10T20:25:00Z">
        <w:r w:rsidR="00843F68">
          <w:rPr>
            <w:rFonts w:cs="Calibri"/>
          </w:rPr>
          <w:t>’s</w:t>
        </w:r>
      </w:ins>
      <w:r>
        <w:rPr>
          <w:rFonts w:cs="Calibri"/>
        </w:rPr>
        <w:t xml:space="preserve"> server. </w:t>
      </w:r>
    </w:p>
    <w:p w:rsidR="00274F8B" w:rsidRDefault="00F9769E">
      <w:pPr>
        <w:pStyle w:val="2"/>
        <w:numPr>
          <w:ilvl w:val="1"/>
          <w:numId w:val="2"/>
        </w:numPr>
        <w:rPr>
          <w:rFonts w:ascii="Calibri" w:hAnsi="Calibri" w:cs="Calibri"/>
        </w:rPr>
      </w:pPr>
      <w:bookmarkStart w:id="517" w:name="_Toc402796988"/>
      <w:bookmarkStart w:id="518" w:name="_Toc4411"/>
      <w:r>
        <w:rPr>
          <w:rFonts w:ascii="Calibri" w:hAnsi="Calibri" w:cs="Calibri"/>
        </w:rPr>
        <w:t>Subscribe Quotation Data</w:t>
      </w:r>
      <w:bookmarkEnd w:id="517"/>
      <w:bookmarkEnd w:id="518"/>
    </w:p>
    <w:p w:rsidR="00274F8B" w:rsidRDefault="003822AC">
      <w:pPr>
        <w:rPr>
          <w:rFonts w:cs="Calibri"/>
        </w:rPr>
      </w:pPr>
      <w:r>
        <w:rPr>
          <w:rFonts w:ascii="宋体" w:hAnsi="宋体" w:cs="宋体"/>
          <w:noProof/>
          <w:sz w:val="24"/>
          <w:szCs w:val="24"/>
        </w:rPr>
        <w:drawing>
          <wp:inline distT="0" distB="0" distL="0" distR="0">
            <wp:extent cx="4895850" cy="523875"/>
            <wp:effectExtent l="0" t="0" r="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523875"/>
                    </a:xfrm>
                    <a:prstGeom prst="rect">
                      <a:avLst/>
                    </a:prstGeom>
                    <a:noFill/>
                    <a:ln>
                      <a:noFill/>
                    </a:ln>
                  </pic:spPr>
                </pic:pic>
              </a:graphicData>
            </a:graphic>
          </wp:inline>
        </w:drawing>
      </w:r>
    </w:p>
    <w:p w:rsidR="00274F8B" w:rsidRDefault="00F9769E">
      <w:pPr>
        <w:rPr>
          <w:rFonts w:cs="Calibri"/>
        </w:rPr>
      </w:pPr>
      <w:r>
        <w:rPr>
          <w:rFonts w:cs="Calibri"/>
        </w:rPr>
        <w:t xml:space="preserve">After </w:t>
      </w:r>
      <w:del w:id="519" w:author="陈学锋" w:date="2018-07-10T20:25:00Z">
        <w:r w:rsidDel="00843F68">
          <w:rPr>
            <w:rFonts w:cs="Calibri"/>
          </w:rPr>
          <w:delText xml:space="preserve">login </w:delText>
        </w:r>
      </w:del>
      <w:ins w:id="520" w:author="陈学锋" w:date="2018-07-10T20:25:00Z">
        <w:r w:rsidR="00843F68">
          <w:rPr>
            <w:rFonts w:cs="Calibri"/>
          </w:rPr>
          <w:t xml:space="preserve">logging in </w:t>
        </w:r>
      </w:ins>
      <w:r>
        <w:rPr>
          <w:rFonts w:cs="Calibri"/>
        </w:rPr>
        <w:t>successfully, the</w:t>
      </w:r>
      <w:r>
        <w:rPr>
          <w:rFonts w:cs="Calibri" w:hint="eastAsia"/>
        </w:rPr>
        <w:t xml:space="preserve"> client </w:t>
      </w:r>
      <w:r>
        <w:rPr>
          <w:rFonts w:cs="Calibri"/>
        </w:rPr>
        <w:t>can subscribe quotation</w:t>
      </w:r>
      <w:r>
        <w:rPr>
          <w:rFonts w:cs="Calibri" w:hint="eastAsia"/>
        </w:rPr>
        <w:t>s now</w:t>
      </w:r>
      <w:r>
        <w:rPr>
          <w:rFonts w:cs="Calibri"/>
        </w:rPr>
        <w:t>.</w:t>
      </w:r>
    </w:p>
    <w:p w:rsidR="00274F8B" w:rsidRDefault="00F9769E">
      <w:pPr>
        <w:rPr>
          <w:rFonts w:cs="Calibri"/>
        </w:rPr>
      </w:pPr>
      <w:r>
        <w:rPr>
          <w:rFonts w:cs="Calibri" w:hint="eastAsia"/>
        </w:rPr>
        <w:t>The</w:t>
      </w:r>
      <w:r>
        <w:rPr>
          <w:rFonts w:cs="Calibri" w:hint="eastAsia"/>
          <w:b/>
        </w:rPr>
        <w:t xml:space="preserve"> </w:t>
      </w:r>
      <w:r>
        <w:rPr>
          <w:rFonts w:cs="Calibri"/>
          <w:b/>
        </w:rPr>
        <w:t>SubscribeMarketData</w:t>
      </w:r>
      <w:r>
        <w:rPr>
          <w:rFonts w:cs="Calibri"/>
        </w:rPr>
        <w:t xml:space="preserve"> </w:t>
      </w:r>
      <w:r>
        <w:rPr>
          <w:rFonts w:cs="Calibri" w:hint="eastAsia"/>
        </w:rPr>
        <w:t xml:space="preserve">is invoked </w:t>
      </w:r>
      <w:r>
        <w:rPr>
          <w:rFonts w:cs="Calibri"/>
        </w:rPr>
        <w:t>to subscribe quotation</w:t>
      </w:r>
      <w:r>
        <w:rPr>
          <w:rFonts w:cs="Calibri" w:hint="eastAsia"/>
        </w:rPr>
        <w:t>s</w:t>
      </w:r>
      <w:r>
        <w:rPr>
          <w:rFonts w:cs="Calibri"/>
        </w:rPr>
        <w:t xml:space="preserve">. The first parameter is an array of all </w:t>
      </w:r>
      <w:del w:id="521" w:author="陈学锋" w:date="2018-07-10T20:26:00Z">
        <w:r w:rsidDel="00843F68">
          <w:rPr>
            <w:rFonts w:cs="Calibri"/>
          </w:rPr>
          <w:delText xml:space="preserve">subscribed </w:delText>
        </w:r>
      </w:del>
      <w:r>
        <w:rPr>
          <w:rFonts w:cs="Calibri"/>
        </w:rPr>
        <w:t>contract</w:t>
      </w:r>
      <w:ins w:id="522" w:author="陈学锋" w:date="2018-07-10T20:26:00Z">
        <w:r w:rsidR="00843F68">
          <w:rPr>
            <w:rFonts w:cs="Calibri"/>
          </w:rPr>
          <w:t>s to subscribe</w:t>
        </w:r>
      </w:ins>
      <w:r>
        <w:rPr>
          <w:rFonts w:cs="Calibri"/>
        </w:rPr>
        <w:t>. The second parameter is the length of this array.</w:t>
      </w:r>
    </w:p>
    <w:p w:rsidR="00274F8B" w:rsidRDefault="003822AC">
      <w:pPr>
        <w:rPr>
          <w:rFonts w:cs="Calibri"/>
        </w:rPr>
      </w:pPr>
      <w:r>
        <w:rPr>
          <w:rFonts w:ascii="宋体" w:hAnsi="宋体" w:cs="宋体"/>
          <w:noProof/>
          <w:sz w:val="24"/>
          <w:szCs w:val="24"/>
        </w:rPr>
        <w:drawing>
          <wp:inline distT="0" distB="0" distL="0" distR="0">
            <wp:extent cx="4895850" cy="77152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771525"/>
                    </a:xfrm>
                    <a:prstGeom prst="rect">
                      <a:avLst/>
                    </a:prstGeom>
                    <a:noFill/>
                    <a:ln>
                      <a:noFill/>
                    </a:ln>
                  </pic:spPr>
                </pic:pic>
              </a:graphicData>
            </a:graphic>
          </wp:inline>
        </w:drawing>
      </w:r>
    </w:p>
    <w:p w:rsidR="00274F8B" w:rsidRDefault="003822AC">
      <w:pPr>
        <w:rPr>
          <w:rFonts w:cs="Calibri"/>
        </w:rPr>
      </w:pPr>
      <w:r>
        <w:rPr>
          <w:rFonts w:ascii="宋体" w:hAnsi="宋体" w:cs="宋体"/>
          <w:noProof/>
          <w:sz w:val="24"/>
          <w:szCs w:val="24"/>
        </w:rPr>
        <w:drawing>
          <wp:inline distT="0" distB="0" distL="0" distR="0">
            <wp:extent cx="4953000" cy="581025"/>
            <wp:effectExtent l="0" t="0" r="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581025"/>
                    </a:xfrm>
                    <a:prstGeom prst="rect">
                      <a:avLst/>
                    </a:prstGeom>
                    <a:noFill/>
                    <a:ln>
                      <a:noFill/>
                    </a:ln>
                  </pic:spPr>
                </pic:pic>
              </a:graphicData>
            </a:graphic>
          </wp:inline>
        </w:drawing>
      </w:r>
    </w:p>
    <w:p w:rsidR="00274F8B" w:rsidRDefault="00F9769E">
      <w:pPr>
        <w:rPr>
          <w:rFonts w:cs="Calibri"/>
        </w:rPr>
      </w:pPr>
      <w:r>
        <w:rPr>
          <w:rFonts w:cs="Calibri"/>
        </w:rPr>
        <w:t>After subscribing quotation</w:t>
      </w:r>
      <w:ins w:id="523" w:author="陈学锋" w:date="2018-07-10T20:26:00Z">
        <w:r w:rsidR="00843F68">
          <w:rPr>
            <w:rFonts w:cs="Calibri"/>
          </w:rPr>
          <w:t>s</w:t>
        </w:r>
      </w:ins>
      <w:r>
        <w:rPr>
          <w:rFonts w:cs="Calibri"/>
        </w:rPr>
        <w:t xml:space="preserve">, OnRspSubMarketData </w:t>
      </w:r>
      <w:r>
        <w:rPr>
          <w:rFonts w:cs="Calibri" w:hint="eastAsia"/>
        </w:rPr>
        <w:t xml:space="preserve">or </w:t>
      </w:r>
      <w:r>
        <w:rPr>
          <w:rFonts w:cs="Calibri"/>
        </w:rPr>
        <w:t xml:space="preserve">OnRtnDepthMarketData </w:t>
      </w:r>
      <w:r>
        <w:rPr>
          <w:rFonts w:cs="Calibri" w:hint="eastAsia"/>
        </w:rPr>
        <w:t xml:space="preserve">may </w:t>
      </w:r>
      <w:r>
        <w:rPr>
          <w:rFonts w:cs="Calibri"/>
        </w:rPr>
        <w:t>be invoked.</w:t>
      </w:r>
    </w:p>
    <w:p w:rsidR="00274F8B" w:rsidRDefault="00F9769E">
      <w:pPr>
        <w:rPr>
          <w:rFonts w:cs="Calibri"/>
          <w:b/>
        </w:rPr>
      </w:pPr>
      <w:r>
        <w:rPr>
          <w:rFonts w:cs="Calibri"/>
          <w:b/>
        </w:rPr>
        <w:t>OnRspSubMarketData</w:t>
      </w:r>
    </w:p>
    <w:p w:rsidR="00274F8B" w:rsidRDefault="00F9769E">
      <w:pPr>
        <w:rPr>
          <w:rFonts w:cs="Calibri"/>
        </w:rPr>
      </w:pPr>
      <w:r>
        <w:rPr>
          <w:rFonts w:cs="Calibri"/>
        </w:rPr>
        <w:t xml:space="preserve">If </w:t>
      </w:r>
      <w:r>
        <w:rPr>
          <w:rFonts w:cs="Calibri" w:hint="eastAsia"/>
        </w:rPr>
        <w:t xml:space="preserve">the </w:t>
      </w:r>
      <w:r>
        <w:rPr>
          <w:rFonts w:cs="Calibri"/>
        </w:rPr>
        <w:t>subscription request is il</w:t>
      </w:r>
      <w:del w:id="524" w:author="陈学锋" w:date="2018-07-12T21:16:00Z">
        <w:r w:rsidDel="00D24C45">
          <w:rPr>
            <w:rFonts w:cs="Calibri"/>
          </w:rPr>
          <w:delText>legal</w:delText>
        </w:r>
      </w:del>
      <w:ins w:id="525" w:author="陈学锋" w:date="2018-07-12T21:16:00Z">
        <w:r w:rsidR="00D24C45">
          <w:rPr>
            <w:rFonts w:cs="Calibri"/>
          </w:rPr>
          <w:t>legitimate</w:t>
        </w:r>
      </w:ins>
      <w:r>
        <w:rPr>
          <w:rFonts w:cs="Calibri"/>
        </w:rPr>
        <w:t xml:space="preserve">, </w:t>
      </w:r>
      <w:ins w:id="526" w:author="陈学锋" w:date="2018-07-10T20:27:00Z">
        <w:r w:rsidR="00843F68">
          <w:rPr>
            <w:rFonts w:cs="Calibri"/>
          </w:rPr>
          <w:t xml:space="preserve">an </w:t>
        </w:r>
      </w:ins>
      <w:r>
        <w:rPr>
          <w:rFonts w:cs="Calibri"/>
        </w:rPr>
        <w:t xml:space="preserve">error message (pRspInfo) </w:t>
      </w:r>
      <w:del w:id="527" w:author="陈学锋" w:date="2018-07-10T20:27:00Z">
        <w:r w:rsidDel="00843F68">
          <w:rPr>
            <w:rFonts w:cs="Calibri"/>
          </w:rPr>
          <w:delText xml:space="preserve">is </w:delText>
        </w:r>
      </w:del>
      <w:ins w:id="528" w:author="陈学锋" w:date="2018-07-10T20:27:00Z">
        <w:r w:rsidR="00843F68">
          <w:rPr>
            <w:rFonts w:cs="Calibri"/>
          </w:rPr>
          <w:t xml:space="preserve">will be </w:t>
        </w:r>
      </w:ins>
      <w:r>
        <w:rPr>
          <w:rFonts w:cs="Calibri"/>
        </w:rPr>
        <w:t xml:space="preserve">returned via this method. Even if the request is </w:t>
      </w:r>
      <w:del w:id="529" w:author="陈学锋" w:date="2018-07-12T21:16:00Z">
        <w:r w:rsidDel="00D24C45">
          <w:rPr>
            <w:rFonts w:cs="Calibri" w:hint="eastAsia"/>
          </w:rPr>
          <w:delText>legal</w:delText>
        </w:r>
      </w:del>
      <w:ins w:id="530" w:author="陈学锋" w:date="2018-07-12T21:16:00Z">
        <w:r w:rsidR="00D24C45">
          <w:rPr>
            <w:rFonts w:cs="Calibri" w:hint="eastAsia"/>
          </w:rPr>
          <w:t>legitimate</w:t>
        </w:r>
      </w:ins>
      <w:r>
        <w:rPr>
          <w:rFonts w:cs="Calibri"/>
        </w:rPr>
        <w:t xml:space="preserve">, this function will </w:t>
      </w:r>
      <w:del w:id="531" w:author="陈学锋" w:date="2018-07-10T20:27:00Z">
        <w:r w:rsidDel="00843F68">
          <w:rPr>
            <w:rFonts w:cs="Calibri"/>
          </w:rPr>
          <w:delText xml:space="preserve">also </w:delText>
        </w:r>
      </w:del>
      <w:r>
        <w:rPr>
          <w:rFonts w:cs="Calibri"/>
        </w:rPr>
        <w:t xml:space="preserve">be invoked and the returned message </w:t>
      </w:r>
      <w:del w:id="532" w:author="陈学锋" w:date="2018-07-10T20:27:00Z">
        <w:r w:rsidDel="00843F68">
          <w:rPr>
            <w:rFonts w:cs="Calibri"/>
          </w:rPr>
          <w:delText xml:space="preserve">is </w:delText>
        </w:r>
      </w:del>
      <w:ins w:id="533" w:author="陈学锋" w:date="2018-07-10T20:27:00Z">
        <w:r w:rsidR="00843F68">
          <w:rPr>
            <w:rFonts w:cs="Calibri"/>
          </w:rPr>
          <w:t xml:space="preserve">will be </w:t>
        </w:r>
      </w:ins>
      <w:r>
        <w:rPr>
          <w:rFonts w:cs="Calibri"/>
        </w:rPr>
        <w:t>“CTP: No Error”.</w:t>
      </w:r>
    </w:p>
    <w:p w:rsidR="00274F8B" w:rsidRDefault="00F9769E">
      <w:pPr>
        <w:rPr>
          <w:rFonts w:cs="Calibri"/>
          <w:u w:val="single"/>
        </w:rPr>
      </w:pPr>
      <w:r>
        <w:rPr>
          <w:rFonts w:cs="Calibri"/>
          <w:b/>
        </w:rPr>
        <w:t>OnRtnDepthMarketData</w:t>
      </w:r>
    </w:p>
    <w:p w:rsidR="00274F8B" w:rsidRDefault="00F9769E">
      <w:pPr>
        <w:rPr>
          <w:rFonts w:cs="Calibri"/>
        </w:rPr>
      </w:pPr>
      <w:r>
        <w:rPr>
          <w:rFonts w:cs="Calibri"/>
        </w:rPr>
        <w:t xml:space="preserve">If subscription request is </w:t>
      </w:r>
      <w:del w:id="534" w:author="陈学锋" w:date="2018-07-12T21:16:00Z">
        <w:r w:rsidDel="00D24C45">
          <w:rPr>
            <w:rFonts w:cs="Calibri"/>
          </w:rPr>
          <w:delText>legal</w:delText>
        </w:r>
      </w:del>
      <w:ins w:id="535" w:author="陈学锋" w:date="2018-07-12T21:16:00Z">
        <w:r w:rsidR="00D24C45">
          <w:rPr>
            <w:rFonts w:cs="Calibri"/>
          </w:rPr>
          <w:t>legitimate</w:t>
        </w:r>
      </w:ins>
      <w:r>
        <w:rPr>
          <w:rFonts w:cs="Calibri"/>
        </w:rPr>
        <w:t xml:space="preserve">, the server </w:t>
      </w:r>
      <w:r>
        <w:rPr>
          <w:rFonts w:cs="Calibri" w:hint="eastAsia"/>
        </w:rPr>
        <w:t xml:space="preserve">will </w:t>
      </w:r>
      <w:r>
        <w:rPr>
          <w:rFonts w:cs="Calibri"/>
        </w:rPr>
        <w:t>return quotation</w:t>
      </w:r>
      <w:r>
        <w:rPr>
          <w:rFonts w:cs="Calibri" w:hint="eastAsia"/>
        </w:rPr>
        <w:t>s</w:t>
      </w:r>
      <w:r>
        <w:rPr>
          <w:rFonts w:cs="Calibri"/>
        </w:rPr>
        <w:t xml:space="preserve"> </w:t>
      </w:r>
      <w:del w:id="536" w:author="陈学锋" w:date="2018-07-10T20:30:00Z">
        <w:r w:rsidDel="00843F68">
          <w:rPr>
            <w:rFonts w:cs="Calibri"/>
          </w:rPr>
          <w:delText xml:space="preserve">in </w:delText>
        </w:r>
      </w:del>
      <w:ins w:id="537" w:author="陈学锋" w:date="2018-07-10T20:30:00Z">
        <w:r w:rsidR="00843F68">
          <w:rPr>
            <w:rFonts w:cs="Calibri"/>
          </w:rPr>
          <w:t xml:space="preserve">at </w:t>
        </w:r>
      </w:ins>
      <w:r>
        <w:rPr>
          <w:rFonts w:cs="Calibri"/>
        </w:rPr>
        <w:t xml:space="preserve">the frequency of </w:t>
      </w:r>
      <w:r>
        <w:rPr>
          <w:rFonts w:cs="Calibri"/>
          <w:b/>
        </w:rPr>
        <w:t>twice per second.</w:t>
      </w:r>
    </w:p>
    <w:p w:rsidR="00274F8B" w:rsidRDefault="00F9769E">
      <w:pPr>
        <w:rPr>
          <w:rFonts w:cs="Calibri"/>
          <w:iCs/>
        </w:rPr>
      </w:pPr>
      <w:r>
        <w:rPr>
          <w:rFonts w:cs="Calibri"/>
          <w:iCs/>
        </w:rPr>
        <w:t xml:space="preserve">ReqUserLogout and UnSubscribeMarketData are used </w:t>
      </w:r>
      <w:r>
        <w:rPr>
          <w:rFonts w:cs="Calibri" w:hint="eastAsia"/>
          <w:iCs/>
        </w:rPr>
        <w:t>to</w:t>
      </w:r>
      <w:r>
        <w:rPr>
          <w:rFonts w:cs="Calibri"/>
          <w:iCs/>
        </w:rPr>
        <w:t xml:space="preserve"> log</w:t>
      </w:r>
      <w:ins w:id="538" w:author="陈学锋" w:date="2018-07-10T20:30:00Z">
        <w:r w:rsidR="00FD45D0">
          <w:rPr>
            <w:rFonts w:cs="Calibri"/>
            <w:iCs/>
          </w:rPr>
          <w:t xml:space="preserve"> </w:t>
        </w:r>
      </w:ins>
      <w:r>
        <w:rPr>
          <w:rFonts w:cs="Calibri"/>
          <w:iCs/>
        </w:rPr>
        <w:t>out and unsubscrib</w:t>
      </w:r>
      <w:r>
        <w:rPr>
          <w:rFonts w:cs="Calibri" w:hint="eastAsia"/>
          <w:iCs/>
        </w:rPr>
        <w:t>e</w:t>
      </w:r>
      <w:r>
        <w:rPr>
          <w:rFonts w:cs="Calibri"/>
          <w:iCs/>
        </w:rPr>
        <w:t xml:space="preserve"> quotation</w:t>
      </w:r>
      <w:r>
        <w:rPr>
          <w:rFonts w:cs="Calibri" w:hint="eastAsia"/>
          <w:iCs/>
        </w:rPr>
        <w:t>s</w:t>
      </w:r>
      <w:r>
        <w:rPr>
          <w:rFonts w:cs="Calibri"/>
          <w:iCs/>
        </w:rPr>
        <w:t xml:space="preserve">.  The usage is the same </w:t>
      </w:r>
      <w:del w:id="539" w:author="陈学锋" w:date="2018-07-10T20:31:00Z">
        <w:r w:rsidDel="00FD45D0">
          <w:rPr>
            <w:rFonts w:cs="Calibri"/>
            <w:iCs/>
          </w:rPr>
          <w:delText xml:space="preserve">with </w:delText>
        </w:r>
      </w:del>
      <w:ins w:id="540" w:author="陈学锋" w:date="2018-07-10T20:31:00Z">
        <w:r w:rsidR="00FD45D0">
          <w:rPr>
            <w:rFonts w:cs="Calibri"/>
            <w:iCs/>
          </w:rPr>
          <w:t xml:space="preserve">as </w:t>
        </w:r>
      </w:ins>
      <w:del w:id="541" w:author="陈学锋" w:date="2018-07-10T20:31:00Z">
        <w:r w:rsidDel="00FD45D0">
          <w:rPr>
            <w:rFonts w:cs="Calibri"/>
            <w:iCs/>
          </w:rPr>
          <w:delText xml:space="preserve">login </w:delText>
        </w:r>
      </w:del>
      <w:ins w:id="542" w:author="陈学锋" w:date="2018-07-10T20:31:00Z">
        <w:r w:rsidR="00FD45D0">
          <w:rPr>
            <w:rFonts w:cs="Calibri"/>
            <w:iCs/>
          </w:rPr>
          <w:t xml:space="preserve">logging in </w:t>
        </w:r>
      </w:ins>
      <w:r>
        <w:rPr>
          <w:rFonts w:cs="Calibri"/>
          <w:iCs/>
        </w:rPr>
        <w:t>and subscrib</w:t>
      </w:r>
      <w:r>
        <w:rPr>
          <w:rFonts w:cs="Calibri" w:hint="eastAsia"/>
          <w:iCs/>
        </w:rPr>
        <w:t>ing</w:t>
      </w:r>
      <w:r>
        <w:rPr>
          <w:rFonts w:cs="Calibri"/>
          <w:iCs/>
        </w:rPr>
        <w:t xml:space="preserve"> quotation</w:t>
      </w:r>
      <w:ins w:id="543" w:author="陈学锋" w:date="2018-07-21T20:48:00Z">
        <w:r w:rsidR="00324FBA">
          <w:rPr>
            <w:rFonts w:cs="Calibri" w:hint="eastAsia"/>
            <w:iCs/>
          </w:rPr>
          <w:t>s</w:t>
        </w:r>
      </w:ins>
      <w:r>
        <w:rPr>
          <w:rFonts w:cs="Calibri"/>
          <w:iCs/>
        </w:rPr>
        <w:t xml:space="preserve">. </w:t>
      </w:r>
    </w:p>
    <w:p w:rsidR="00274F8B" w:rsidRDefault="00F9769E">
      <w:pPr>
        <w:rPr>
          <w:rFonts w:cs="Calibri"/>
          <w:b/>
        </w:rPr>
      </w:pPr>
      <w:r>
        <w:rPr>
          <w:rFonts w:cs="Calibri"/>
          <w:b/>
        </w:rPr>
        <w:lastRenderedPageBreak/>
        <w:t xml:space="preserve">Note: </w:t>
      </w:r>
      <w:del w:id="544" w:author="陈学锋" w:date="2018-07-10T20:32:00Z">
        <w:r w:rsidDel="00FD45D0">
          <w:rPr>
            <w:rFonts w:cs="Calibri" w:hint="eastAsia"/>
            <w:b/>
          </w:rPr>
          <w:delText>C</w:delText>
        </w:r>
        <w:r w:rsidDel="00FD45D0">
          <w:rPr>
            <w:rFonts w:cs="Calibri"/>
            <w:b/>
          </w:rPr>
          <w:delText>urrently</w:delText>
        </w:r>
      </w:del>
      <w:ins w:id="545" w:author="陈学锋" w:date="2018-07-10T20:32:00Z">
        <w:r w:rsidR="00FD45D0">
          <w:rPr>
            <w:rFonts w:cs="Calibri"/>
            <w:b/>
          </w:rPr>
          <w:t>For now</w:t>
        </w:r>
      </w:ins>
      <w:r>
        <w:rPr>
          <w:rFonts w:cs="Calibri"/>
          <w:b/>
        </w:rPr>
        <w:t>, if log</w:t>
      </w:r>
      <w:ins w:id="546" w:author="陈学锋" w:date="2018-07-10T20:31:00Z">
        <w:r w:rsidR="00FD45D0">
          <w:rPr>
            <w:rFonts w:cs="Calibri"/>
            <w:b/>
          </w:rPr>
          <w:t xml:space="preserve">ging </w:t>
        </w:r>
      </w:ins>
      <w:r>
        <w:rPr>
          <w:rFonts w:cs="Calibri"/>
          <w:b/>
        </w:rPr>
        <w:t xml:space="preserve">out via ReqUserLogout, </w:t>
      </w:r>
      <w:r>
        <w:rPr>
          <w:rFonts w:cs="Calibri" w:hint="eastAsia"/>
          <w:b/>
        </w:rPr>
        <w:t>t</w:t>
      </w:r>
      <w:r>
        <w:rPr>
          <w:rFonts w:cs="Calibri"/>
          <w:b/>
        </w:rPr>
        <w:t xml:space="preserve">he API will disconnect </w:t>
      </w:r>
      <w:ins w:id="547" w:author="陈学锋" w:date="2018-07-21T20:48:00Z">
        <w:r w:rsidR="00324FBA">
          <w:rPr>
            <w:rFonts w:cs="Calibri"/>
            <w:b/>
          </w:rPr>
          <w:t xml:space="preserve">the </w:t>
        </w:r>
      </w:ins>
      <w:r>
        <w:rPr>
          <w:rFonts w:cs="Calibri"/>
          <w:b/>
        </w:rPr>
        <w:t>current connection. After re</w:t>
      </w:r>
      <w:r>
        <w:rPr>
          <w:rFonts w:cs="Calibri" w:hint="eastAsia"/>
          <w:b/>
        </w:rPr>
        <w:t>-</w:t>
      </w:r>
      <w:r>
        <w:rPr>
          <w:rFonts w:cs="Calibri"/>
          <w:b/>
        </w:rPr>
        <w:t>login, the API will establish a new connection</w:t>
      </w:r>
      <w:del w:id="548" w:author="陈学锋" w:date="2018-07-10T20:32:00Z">
        <w:r w:rsidDel="00FD45D0">
          <w:rPr>
            <w:rFonts w:cs="Calibri" w:hint="eastAsia"/>
            <w:b/>
          </w:rPr>
          <w:delText xml:space="preserve">, </w:delText>
        </w:r>
      </w:del>
      <w:ins w:id="549" w:author="陈学锋" w:date="2018-07-10T20:32:00Z">
        <w:r w:rsidR="00FD45D0">
          <w:rPr>
            <w:rFonts w:cs="Calibri"/>
            <w:b/>
          </w:rPr>
          <w:t>.</w:t>
        </w:r>
        <w:r w:rsidR="00FD45D0">
          <w:rPr>
            <w:rFonts w:cs="Calibri" w:hint="eastAsia"/>
            <w:b/>
          </w:rPr>
          <w:t xml:space="preserve"> </w:t>
        </w:r>
      </w:ins>
      <w:del w:id="550" w:author="陈学锋" w:date="2018-07-10T20:32:00Z">
        <w:r w:rsidDel="00FD45D0">
          <w:rPr>
            <w:rFonts w:cs="Calibri" w:hint="eastAsia"/>
            <w:b/>
          </w:rPr>
          <w:delText>so t</w:delText>
        </w:r>
      </w:del>
      <w:ins w:id="551" w:author="陈学锋" w:date="2018-07-10T20:32:00Z">
        <w:r w:rsidR="00FD45D0">
          <w:rPr>
            <w:rFonts w:cs="Calibri"/>
            <w:b/>
          </w:rPr>
          <w:t>T</w:t>
        </w:r>
      </w:ins>
      <w:r>
        <w:rPr>
          <w:rFonts w:cs="Calibri" w:hint="eastAsia"/>
          <w:b/>
        </w:rPr>
        <w:t xml:space="preserve">he </w:t>
      </w:r>
      <w:r>
        <w:rPr>
          <w:rFonts w:cs="Calibri"/>
          <w:b/>
        </w:rPr>
        <w:t>SessionID will be reset</w:t>
      </w:r>
      <w:r>
        <w:rPr>
          <w:rFonts w:cs="Calibri" w:hint="eastAsia"/>
          <w:b/>
        </w:rPr>
        <w:t xml:space="preserve"> and the </w:t>
      </w:r>
      <w:r>
        <w:rPr>
          <w:rFonts w:cs="Calibri"/>
          <w:b/>
        </w:rPr>
        <w:t xml:space="preserve">MaxOrderRef will </w:t>
      </w:r>
      <w:del w:id="552" w:author="陈学锋" w:date="2018-07-10T20:32:00Z">
        <w:r w:rsidDel="00FD45D0">
          <w:rPr>
            <w:rFonts w:cs="Calibri"/>
            <w:b/>
          </w:rPr>
          <w:delText>also start</w:delText>
        </w:r>
      </w:del>
      <w:ins w:id="553" w:author="陈学锋" w:date="2018-07-10T20:32:00Z">
        <w:r w:rsidR="00FD45D0">
          <w:rPr>
            <w:rFonts w:cs="Calibri"/>
            <w:b/>
          </w:rPr>
          <w:t>restart</w:t>
        </w:r>
      </w:ins>
      <w:r>
        <w:rPr>
          <w:rFonts w:cs="Calibri"/>
          <w:b/>
        </w:rPr>
        <w:t xml:space="preserve"> from 0.</w:t>
      </w:r>
    </w:p>
    <w:p w:rsidR="00274F8B" w:rsidRDefault="00F9769E">
      <w:pPr>
        <w:pStyle w:val="2"/>
        <w:numPr>
          <w:ilvl w:val="1"/>
          <w:numId w:val="2"/>
        </w:numPr>
        <w:rPr>
          <w:rFonts w:ascii="Calibri" w:hAnsi="Calibri" w:cs="Calibri"/>
        </w:rPr>
      </w:pPr>
      <w:bookmarkStart w:id="554" w:name="_Toc402796989"/>
      <w:bookmarkStart w:id="555" w:name="_Toc16236"/>
      <w:r>
        <w:rPr>
          <w:rFonts w:ascii="Calibri" w:hAnsi="Calibri" w:cs="Calibri"/>
        </w:rPr>
        <w:br w:type="page"/>
      </w:r>
      <w:r>
        <w:rPr>
          <w:rFonts w:ascii="Calibri" w:hAnsi="Calibri" w:cs="Calibri"/>
        </w:rPr>
        <w:lastRenderedPageBreak/>
        <w:t>Subscribe and Receive Requests for Quotes</w:t>
      </w:r>
      <w:bookmarkEnd w:id="554"/>
      <w:bookmarkEnd w:id="555"/>
      <w:r>
        <w:rPr>
          <w:rFonts w:ascii="Calibri" w:hAnsi="Calibri" w:cs="Calibri"/>
        </w:rPr>
        <w:t xml:space="preserve"> </w:t>
      </w:r>
    </w:p>
    <w:p w:rsidR="00274F8B" w:rsidRDefault="00F9769E">
      <w:pPr>
        <w:rPr>
          <w:rFonts w:cs="Calibri"/>
        </w:rPr>
      </w:pPr>
      <w:r>
        <w:rPr>
          <w:rFonts w:cs="Calibri"/>
        </w:rPr>
        <w:t>Market makers can subscribe investors’ requests for quotes (</w:t>
      </w:r>
      <w:r>
        <w:rPr>
          <w:rFonts w:cs="Calibri"/>
          <w:b/>
        </w:rPr>
        <w:t>RFQ</w:t>
      </w:r>
      <w:r>
        <w:rPr>
          <w:rFonts w:cs="Calibri" w:hint="eastAsia"/>
        </w:rPr>
        <w:t>s</w:t>
      </w:r>
      <w:r>
        <w:rPr>
          <w:rFonts w:cs="Calibri"/>
        </w:rPr>
        <w:t xml:space="preserve">) via </w:t>
      </w:r>
      <w:ins w:id="556" w:author="陈学锋" w:date="2018-07-10T20:33:00Z">
        <w:r w:rsidR="00FD45D0">
          <w:rPr>
            <w:rFonts w:cs="Calibri"/>
          </w:rPr>
          <w:t xml:space="preserve">the </w:t>
        </w:r>
      </w:ins>
      <w:r>
        <w:rPr>
          <w:rFonts w:cs="Calibri"/>
        </w:rPr>
        <w:t>quotation API.</w:t>
      </w:r>
    </w:p>
    <w:p w:rsidR="00274F8B" w:rsidRDefault="00F9769E">
      <w:pPr>
        <w:rPr>
          <w:rFonts w:cs="Calibri"/>
        </w:rPr>
      </w:pPr>
      <w:del w:id="557" w:author="陈学锋" w:date="2018-07-10T20:34:00Z">
        <w:r w:rsidDel="00FD45D0">
          <w:rPr>
            <w:rFonts w:cs="Calibri"/>
          </w:rPr>
          <w:delText>Currently</w:delText>
        </w:r>
      </w:del>
      <w:ins w:id="558" w:author="陈学锋" w:date="2018-07-10T20:34:00Z">
        <w:r w:rsidR="00FD45D0">
          <w:rPr>
            <w:rFonts w:cs="Calibri"/>
          </w:rPr>
          <w:t>For now</w:t>
        </w:r>
      </w:ins>
      <w:r>
        <w:rPr>
          <w:rFonts w:cs="Calibri"/>
        </w:rPr>
        <w:t xml:space="preserve">, exchanges </w:t>
      </w:r>
      <w:r>
        <w:rPr>
          <w:rFonts w:cs="Calibri" w:hint="eastAsia"/>
        </w:rPr>
        <w:t xml:space="preserve">take different ways to </w:t>
      </w:r>
      <w:del w:id="559" w:author="陈学锋" w:date="2018-07-10T20:35:00Z">
        <w:r w:rsidDel="00FD45D0">
          <w:rPr>
            <w:rFonts w:cs="Calibri" w:hint="eastAsia"/>
          </w:rPr>
          <w:delText>implement the functions of</w:delText>
        </w:r>
        <w:r w:rsidDel="00FD45D0">
          <w:rPr>
            <w:rFonts w:cs="Calibri"/>
          </w:rPr>
          <w:delText xml:space="preserve"> investors making RFQ</w:delText>
        </w:r>
        <w:r w:rsidDel="00FD45D0">
          <w:rPr>
            <w:rFonts w:cs="Calibri" w:hint="eastAsia"/>
          </w:rPr>
          <w:delText>s</w:delText>
        </w:r>
        <w:r w:rsidDel="00FD45D0">
          <w:rPr>
            <w:rFonts w:cs="Calibri"/>
          </w:rPr>
          <w:delText xml:space="preserve"> and market makers receiving RFQ</w:delText>
        </w:r>
        <w:r w:rsidDel="00FD45D0">
          <w:rPr>
            <w:rFonts w:cs="Calibri" w:hint="eastAsia"/>
          </w:rPr>
          <w:delText>s</w:delText>
        </w:r>
      </w:del>
      <w:ins w:id="560" w:author="陈学锋" w:date="2018-07-10T20:35:00Z">
        <w:r w:rsidR="00FD45D0">
          <w:rPr>
            <w:rFonts w:cs="Calibri"/>
          </w:rPr>
          <w:t xml:space="preserve">handle RFQs from investors and </w:t>
        </w:r>
      </w:ins>
      <w:ins w:id="561" w:author="陈学锋" w:date="2018-07-10T20:46:00Z">
        <w:r w:rsidR="00267A4B">
          <w:rPr>
            <w:rFonts w:cs="Calibri"/>
          </w:rPr>
          <w:t>subscriptions from market makers</w:t>
        </w:r>
      </w:ins>
      <w:r>
        <w:rPr>
          <w:rFonts w:cs="Calibri"/>
        </w:rPr>
        <w:t xml:space="preserve">. </w:t>
      </w:r>
      <w:del w:id="562" w:author="陈学锋" w:date="2018-07-10T20:47:00Z">
        <w:r w:rsidDel="00267A4B">
          <w:rPr>
            <w:rFonts w:cs="Calibri"/>
          </w:rPr>
          <w:delText xml:space="preserve">And </w:delText>
        </w:r>
        <w:r w:rsidDel="00267A4B">
          <w:rPr>
            <w:rFonts w:cs="Calibri" w:hint="eastAsia"/>
          </w:rPr>
          <w:delText>a</w:delText>
        </w:r>
      </w:del>
      <w:ins w:id="563" w:author="陈学锋" w:date="2018-07-10T20:47:00Z">
        <w:r w:rsidR="00267A4B">
          <w:rPr>
            <w:rFonts w:cs="Calibri"/>
          </w:rPr>
          <w:t>A</w:t>
        </w:r>
      </w:ins>
      <w:r>
        <w:rPr>
          <w:rFonts w:cs="Calibri" w:hint="eastAsia"/>
        </w:rPr>
        <w:t>lso</w:t>
      </w:r>
      <w:ins w:id="564" w:author="陈学锋" w:date="2018-07-10T20:47:00Z">
        <w:r w:rsidR="00267A4B">
          <w:rPr>
            <w:rFonts w:cs="Calibri"/>
          </w:rPr>
          <w:t>,</w:t>
        </w:r>
      </w:ins>
      <w:r>
        <w:rPr>
          <w:rFonts w:cs="Calibri" w:hint="eastAsia"/>
        </w:rPr>
        <w:t xml:space="preserve"> </w:t>
      </w:r>
      <w:r>
        <w:rPr>
          <w:rFonts w:cs="Calibri"/>
        </w:rPr>
        <w:t xml:space="preserve">they implement </w:t>
      </w:r>
      <w:del w:id="565" w:author="陈学锋" w:date="2018-07-10T20:47:00Z">
        <w:r w:rsidDel="00267A4B">
          <w:rPr>
            <w:rFonts w:cs="Calibri"/>
          </w:rPr>
          <w:delText xml:space="preserve">variously </w:delText>
        </w:r>
      </w:del>
      <w:ins w:id="566" w:author="陈学锋" w:date="2018-07-10T20:47:00Z">
        <w:r w:rsidR="00267A4B">
          <w:rPr>
            <w:rFonts w:cs="Calibri"/>
          </w:rPr>
          <w:t xml:space="preserve">differently </w:t>
        </w:r>
      </w:ins>
      <w:r>
        <w:rPr>
          <w:rFonts w:cs="Calibri"/>
        </w:rPr>
        <w:t>in processing quotes</w:t>
      </w:r>
      <w:r>
        <w:rPr>
          <w:rFonts w:cs="Calibri" w:hint="eastAsia"/>
        </w:rPr>
        <w:t xml:space="preserve">, </w:t>
      </w:r>
      <w:r>
        <w:rPr>
          <w:rFonts w:cs="Calibri"/>
        </w:rPr>
        <w:t>RFQ</w:t>
      </w:r>
      <w:r>
        <w:rPr>
          <w:rFonts w:cs="Calibri" w:hint="eastAsia"/>
        </w:rPr>
        <w:t>s</w:t>
      </w:r>
      <w:r>
        <w:rPr>
          <w:rFonts w:cs="Calibri"/>
        </w:rPr>
        <w:t xml:space="preserve">, and other functions. </w:t>
      </w:r>
      <w:del w:id="567" w:author="陈学锋" w:date="2018-07-10T20:49:00Z">
        <w:r w:rsidDel="00267A4B">
          <w:rPr>
            <w:rFonts w:cs="Calibri" w:hint="eastAsia"/>
          </w:rPr>
          <w:delText>For</w:delText>
        </w:r>
        <w:r w:rsidDel="00267A4B">
          <w:rPr>
            <w:rFonts w:cs="Calibri"/>
          </w:rPr>
          <w:delText xml:space="preserve"> </w:delText>
        </w:r>
      </w:del>
      <w:ins w:id="568" w:author="陈学锋" w:date="2018-07-10T20:49:00Z">
        <w:r w:rsidR="00267A4B">
          <w:rPr>
            <w:rFonts w:cs="Calibri"/>
          </w:rPr>
          <w:t xml:space="preserve">Considering </w:t>
        </w:r>
      </w:ins>
      <w:r>
        <w:rPr>
          <w:rFonts w:cs="Calibri"/>
        </w:rPr>
        <w:t xml:space="preserve">development efficiency, CTP realizes </w:t>
      </w:r>
      <w:ins w:id="569" w:author="陈学锋" w:date="2018-07-10T20:50:00Z">
        <w:r w:rsidR="00267A4B">
          <w:rPr>
            <w:rFonts w:cs="Calibri"/>
          </w:rPr>
          <w:t xml:space="preserve">all </w:t>
        </w:r>
      </w:ins>
      <w:r>
        <w:rPr>
          <w:rFonts w:cs="Calibri" w:hint="eastAsia"/>
        </w:rPr>
        <w:t xml:space="preserve">the functions </w:t>
      </w:r>
      <w:del w:id="570" w:author="陈学锋" w:date="2018-07-10T20:49:00Z">
        <w:r w:rsidDel="00267A4B">
          <w:rPr>
            <w:rFonts w:cs="Calibri" w:hint="eastAsia"/>
          </w:rPr>
          <w:delText>of</w:delText>
        </w:r>
      </w:del>
      <w:ins w:id="571" w:author="陈学锋" w:date="2018-07-10T20:49:00Z">
        <w:r w:rsidR="00267A4B">
          <w:rPr>
            <w:rFonts w:cs="Calibri"/>
          </w:rPr>
          <w:t>for</w:t>
        </w:r>
      </w:ins>
      <w:r>
        <w:rPr>
          <w:rFonts w:cs="Calibri" w:hint="eastAsia"/>
        </w:rPr>
        <w:t xml:space="preserve"> </w:t>
      </w:r>
      <w:r>
        <w:rPr>
          <w:rFonts w:cs="Calibri"/>
        </w:rPr>
        <w:t xml:space="preserve">investors </w:t>
      </w:r>
      <w:del w:id="572" w:author="陈学锋" w:date="2018-07-10T20:50:00Z">
        <w:r w:rsidDel="00267A4B">
          <w:rPr>
            <w:rFonts w:cs="Calibri"/>
          </w:rPr>
          <w:delText xml:space="preserve">making </w:delText>
        </w:r>
      </w:del>
      <w:ins w:id="573" w:author="陈学锋" w:date="2018-07-10T20:50:00Z">
        <w:r w:rsidR="00267A4B">
          <w:rPr>
            <w:rFonts w:cs="Calibri"/>
          </w:rPr>
          <w:t xml:space="preserve">to make </w:t>
        </w:r>
      </w:ins>
      <w:r>
        <w:rPr>
          <w:rFonts w:cs="Calibri"/>
        </w:rPr>
        <w:t>RFQ</w:t>
      </w:r>
      <w:r>
        <w:rPr>
          <w:rFonts w:cs="Calibri" w:hint="eastAsia"/>
        </w:rPr>
        <w:t>s</w:t>
      </w:r>
      <w:r>
        <w:rPr>
          <w:rFonts w:cs="Calibri"/>
        </w:rPr>
        <w:t xml:space="preserve"> and market makers </w:t>
      </w:r>
      <w:del w:id="574" w:author="陈学锋" w:date="2018-07-10T20:50:00Z">
        <w:r w:rsidDel="00267A4B">
          <w:rPr>
            <w:rFonts w:cs="Calibri"/>
          </w:rPr>
          <w:delText xml:space="preserve">receiving </w:delText>
        </w:r>
      </w:del>
      <w:ins w:id="575" w:author="陈学锋" w:date="2018-07-10T20:50:00Z">
        <w:r w:rsidR="00267A4B">
          <w:rPr>
            <w:rFonts w:cs="Calibri"/>
          </w:rPr>
          <w:t xml:space="preserve">to receive </w:t>
        </w:r>
      </w:ins>
      <w:r>
        <w:rPr>
          <w:rFonts w:cs="Calibri"/>
        </w:rPr>
        <w:t>RFQ</w:t>
      </w:r>
      <w:r>
        <w:rPr>
          <w:rFonts w:cs="Calibri" w:hint="eastAsia"/>
        </w:rPr>
        <w:t>s</w:t>
      </w:r>
      <w:r>
        <w:rPr>
          <w:rFonts w:cs="Calibri"/>
        </w:rPr>
        <w:t xml:space="preserve"> in </w:t>
      </w:r>
      <w:ins w:id="576" w:author="陈学锋" w:date="2018-07-10T20:49:00Z">
        <w:r w:rsidR="00267A4B">
          <w:rPr>
            <w:rFonts w:cs="Calibri"/>
          </w:rPr>
          <w:t xml:space="preserve">the </w:t>
        </w:r>
      </w:ins>
      <w:r>
        <w:rPr>
          <w:rFonts w:cs="Calibri"/>
        </w:rPr>
        <w:t xml:space="preserve">quotation API </w:t>
      </w:r>
      <w:del w:id="577" w:author="陈学锋" w:date="2018-07-10T20:49:00Z">
        <w:r w:rsidDel="00267A4B">
          <w:rPr>
            <w:rFonts w:cs="Calibri"/>
          </w:rPr>
          <w:delText>temporarily</w:delText>
        </w:r>
      </w:del>
      <w:ins w:id="578" w:author="陈学锋" w:date="2018-07-10T20:49:00Z">
        <w:r w:rsidR="00267A4B">
          <w:rPr>
            <w:rFonts w:cs="Calibri"/>
          </w:rPr>
          <w:t>for now</w:t>
        </w:r>
      </w:ins>
      <w:r>
        <w:rPr>
          <w:rFonts w:cs="Calibri"/>
        </w:rPr>
        <w:t xml:space="preserve">. </w:t>
      </w:r>
    </w:p>
    <w:p w:rsidR="00274F8B" w:rsidRDefault="00F9769E">
      <w:pPr>
        <w:rPr>
          <w:rFonts w:cs="Calibri"/>
          <w:b/>
          <w:bCs/>
        </w:rPr>
      </w:pPr>
      <w:r>
        <w:rPr>
          <w:rStyle w:val="af"/>
          <w:rFonts w:cs="Calibri"/>
        </w:rPr>
        <w:t xml:space="preserve">RFQ Implementation </w:t>
      </w:r>
      <w:r>
        <w:rPr>
          <w:rStyle w:val="af"/>
          <w:rFonts w:cs="Calibri" w:hint="eastAsia"/>
        </w:rPr>
        <w:t>for</w:t>
      </w:r>
      <w:r>
        <w:rPr>
          <w:rStyle w:val="af"/>
          <w:rFonts w:cs="Calibri"/>
        </w:rPr>
        <w:t xml:space="preserve"> Four Exchanges </w:t>
      </w:r>
    </w:p>
    <w:p w:rsidR="00274F8B" w:rsidRDefault="00F9769E">
      <w:pPr>
        <w:rPr>
          <w:rStyle w:val="af"/>
          <w:rFonts w:cs="Calibri"/>
        </w:rPr>
      </w:pPr>
      <w:r>
        <w:rPr>
          <w:rStyle w:val="af"/>
          <w:rFonts w:cs="Calibri"/>
        </w:rPr>
        <w:t>SHFE&amp;CFFEX</w:t>
      </w:r>
    </w:p>
    <w:p w:rsidR="00274F8B" w:rsidRDefault="00F9769E">
      <w:pPr>
        <w:rPr>
          <w:rFonts w:cs="Calibri"/>
        </w:rPr>
      </w:pPr>
      <w:r>
        <w:rPr>
          <w:rFonts w:cs="Calibri"/>
        </w:rPr>
        <w:t xml:space="preserve">The RFQ stream transmits via </w:t>
      </w:r>
      <w:ins w:id="579" w:author="陈学锋" w:date="2018-07-10T20:53:00Z">
        <w:r w:rsidR="00267A4B">
          <w:rPr>
            <w:rFonts w:cs="Calibri"/>
          </w:rPr>
          <w:t xml:space="preserve">the </w:t>
        </w:r>
      </w:ins>
      <w:r>
        <w:rPr>
          <w:rFonts w:cs="Calibri"/>
        </w:rPr>
        <w:t>trade API</w:t>
      </w:r>
      <w:r>
        <w:rPr>
          <w:rFonts w:cs="Calibri" w:hint="eastAsia"/>
        </w:rPr>
        <w:t>. A</w:t>
      </w:r>
      <w:r>
        <w:rPr>
          <w:rFonts w:cs="Calibri"/>
        </w:rPr>
        <w:t xml:space="preserve">nd </w:t>
      </w:r>
      <w:r>
        <w:rPr>
          <w:rFonts w:cs="Calibri" w:hint="eastAsia"/>
        </w:rPr>
        <w:t xml:space="preserve">the trade API </w:t>
      </w:r>
      <w:r>
        <w:rPr>
          <w:rFonts w:cs="Calibri"/>
        </w:rPr>
        <w:t xml:space="preserve">provides interfaces for investors </w:t>
      </w:r>
      <w:del w:id="580" w:author="陈学锋" w:date="2018-07-10T20:51:00Z">
        <w:r w:rsidDel="00267A4B">
          <w:rPr>
            <w:rFonts w:cs="Calibri"/>
          </w:rPr>
          <w:delText xml:space="preserve">making </w:delText>
        </w:r>
      </w:del>
      <w:ins w:id="581" w:author="陈学锋" w:date="2018-07-10T20:51:00Z">
        <w:r w:rsidR="00267A4B">
          <w:rPr>
            <w:rFonts w:cs="Calibri"/>
          </w:rPr>
          <w:t xml:space="preserve">to make </w:t>
        </w:r>
      </w:ins>
      <w:r>
        <w:rPr>
          <w:rFonts w:cs="Calibri"/>
        </w:rPr>
        <w:t>RFQ</w:t>
      </w:r>
      <w:r>
        <w:rPr>
          <w:rFonts w:cs="Calibri" w:hint="eastAsia"/>
        </w:rPr>
        <w:t>s</w:t>
      </w:r>
      <w:r>
        <w:rPr>
          <w:rFonts w:cs="Calibri"/>
        </w:rPr>
        <w:t xml:space="preserve"> and market makers </w:t>
      </w:r>
      <w:del w:id="582" w:author="陈学锋" w:date="2018-07-10T20:51:00Z">
        <w:r w:rsidDel="00267A4B">
          <w:rPr>
            <w:rFonts w:cs="Calibri"/>
          </w:rPr>
          <w:delText xml:space="preserve">receiving </w:delText>
        </w:r>
      </w:del>
      <w:ins w:id="583" w:author="陈学锋" w:date="2018-07-10T20:51:00Z">
        <w:r w:rsidR="00267A4B">
          <w:rPr>
            <w:rFonts w:cs="Calibri"/>
          </w:rPr>
          <w:t xml:space="preserve">to receive </w:t>
        </w:r>
      </w:ins>
      <w:r>
        <w:rPr>
          <w:rFonts w:cs="Calibri"/>
        </w:rPr>
        <w:t>RFQ</w:t>
      </w:r>
      <w:r>
        <w:rPr>
          <w:rFonts w:cs="Calibri" w:hint="eastAsia"/>
        </w:rPr>
        <w:t>s</w:t>
      </w:r>
      <w:r>
        <w:rPr>
          <w:rFonts w:cs="Calibri"/>
        </w:rPr>
        <w:t>. Market makers need not subscribe to receive RFQ</w:t>
      </w:r>
      <w:r>
        <w:rPr>
          <w:rFonts w:cs="Calibri" w:hint="eastAsia"/>
        </w:rPr>
        <w:t>s</w:t>
      </w:r>
      <w:r>
        <w:rPr>
          <w:rFonts w:cs="Calibri"/>
        </w:rPr>
        <w:t xml:space="preserve">. The server </w:t>
      </w:r>
      <w:del w:id="584" w:author="陈学锋" w:date="2018-07-10T20:52:00Z">
        <w:r w:rsidDel="00267A4B">
          <w:rPr>
            <w:rFonts w:cs="Calibri"/>
          </w:rPr>
          <w:delText xml:space="preserve">authenticates </w:delText>
        </w:r>
      </w:del>
      <w:ins w:id="585" w:author="陈学锋" w:date="2018-07-10T20:52:00Z">
        <w:r w:rsidR="00267A4B">
          <w:rPr>
            <w:rFonts w:cs="Calibri"/>
          </w:rPr>
          <w:t xml:space="preserve">recognizes </w:t>
        </w:r>
      </w:ins>
      <w:r>
        <w:rPr>
          <w:rFonts w:cs="Calibri"/>
        </w:rPr>
        <w:t>their accounts when market makers log</w:t>
      </w:r>
      <w:ins w:id="586" w:author="陈学锋" w:date="2018-07-10T20:52:00Z">
        <w:r w:rsidR="00267A4B">
          <w:rPr>
            <w:rFonts w:cs="Calibri"/>
          </w:rPr>
          <w:t xml:space="preserve"> </w:t>
        </w:r>
      </w:ins>
      <w:r>
        <w:rPr>
          <w:rFonts w:cs="Calibri"/>
        </w:rPr>
        <w:t xml:space="preserve">in </w:t>
      </w:r>
      <w:ins w:id="587" w:author="陈学锋" w:date="2018-07-21T20:51:00Z">
        <w:r w:rsidR="00324FBA">
          <w:rPr>
            <w:rFonts w:cs="Calibri"/>
          </w:rPr>
          <w:t xml:space="preserve">with </w:t>
        </w:r>
      </w:ins>
      <w:r>
        <w:rPr>
          <w:rFonts w:cs="Calibri"/>
        </w:rPr>
        <w:t>the trade API, and sends corresponding contracts’ RFQ</w:t>
      </w:r>
      <w:r>
        <w:rPr>
          <w:rFonts w:cs="Calibri" w:hint="eastAsia"/>
        </w:rPr>
        <w:t>s</w:t>
      </w:r>
      <w:r>
        <w:rPr>
          <w:rFonts w:cs="Calibri"/>
        </w:rPr>
        <w:t xml:space="preserve"> according to their privileges in exchanges.</w:t>
      </w:r>
    </w:p>
    <w:p w:rsidR="00274F8B" w:rsidRDefault="00F9769E">
      <w:pPr>
        <w:rPr>
          <w:rFonts w:cs="Calibri"/>
          <w:b/>
        </w:rPr>
      </w:pPr>
      <w:r>
        <w:rPr>
          <w:rFonts w:cs="Calibri"/>
          <w:b/>
        </w:rPr>
        <w:t>DCE&amp;CZCE</w:t>
      </w:r>
    </w:p>
    <w:p w:rsidR="00274F8B" w:rsidRDefault="00F9769E">
      <w:pPr>
        <w:rPr>
          <w:rFonts w:cs="Calibri"/>
        </w:rPr>
      </w:pPr>
      <w:r>
        <w:rPr>
          <w:rFonts w:cs="Calibri"/>
        </w:rPr>
        <w:t xml:space="preserve">The RFQ stream transmits via </w:t>
      </w:r>
      <w:ins w:id="588" w:author="陈学锋" w:date="2018-07-10T20:53:00Z">
        <w:r w:rsidR="00267A4B">
          <w:rPr>
            <w:rFonts w:cs="Calibri"/>
          </w:rPr>
          <w:t xml:space="preserve">the </w:t>
        </w:r>
      </w:ins>
      <w:r>
        <w:rPr>
          <w:rFonts w:cs="Calibri"/>
        </w:rPr>
        <w:t>quotation API. Investors still make RFQ</w:t>
      </w:r>
      <w:ins w:id="589" w:author="陈学锋" w:date="2018-07-10T20:52:00Z">
        <w:r w:rsidR="00267A4B">
          <w:rPr>
            <w:rFonts w:cs="Calibri"/>
          </w:rPr>
          <w:t>s</w:t>
        </w:r>
      </w:ins>
      <w:r>
        <w:rPr>
          <w:rFonts w:cs="Calibri"/>
        </w:rPr>
        <w:t xml:space="preserve"> via </w:t>
      </w:r>
      <w:ins w:id="590" w:author="陈学锋" w:date="2018-07-10T20:53:00Z">
        <w:r w:rsidR="00267A4B">
          <w:rPr>
            <w:rFonts w:cs="Calibri"/>
          </w:rPr>
          <w:t xml:space="preserve">the </w:t>
        </w:r>
      </w:ins>
      <w:r>
        <w:rPr>
          <w:rFonts w:cs="Calibri"/>
        </w:rPr>
        <w:t xml:space="preserve">trade API, while market makers should subscribe </w:t>
      </w:r>
      <w:ins w:id="591" w:author="陈学锋" w:date="2018-07-10T20:54:00Z">
        <w:r w:rsidR="00267A4B">
          <w:rPr>
            <w:rFonts w:cs="Calibri"/>
          </w:rPr>
          <w:t xml:space="preserve">to </w:t>
        </w:r>
      </w:ins>
      <w:r>
        <w:rPr>
          <w:rFonts w:cs="Calibri"/>
        </w:rPr>
        <w:t>investors’ RFQ</w:t>
      </w:r>
      <w:r>
        <w:rPr>
          <w:rFonts w:cs="Calibri" w:hint="eastAsia"/>
        </w:rPr>
        <w:t>s</w:t>
      </w:r>
      <w:r>
        <w:rPr>
          <w:rFonts w:cs="Calibri"/>
        </w:rPr>
        <w:t xml:space="preserve"> before the server transmit</w:t>
      </w:r>
      <w:r>
        <w:rPr>
          <w:rFonts w:cs="Calibri" w:hint="eastAsia"/>
        </w:rPr>
        <w:t>s</w:t>
      </w:r>
      <w:r>
        <w:rPr>
          <w:rFonts w:cs="Calibri"/>
        </w:rPr>
        <w:t xml:space="preserve"> the RFQ stream.</w:t>
      </w:r>
    </w:p>
    <w:p w:rsidR="00274F8B" w:rsidRDefault="00F9769E">
      <w:pPr>
        <w:rPr>
          <w:rFonts w:cs="Calibri"/>
        </w:rPr>
      </w:pPr>
      <w:r>
        <w:rPr>
          <w:rFonts w:cs="Calibri"/>
        </w:rPr>
        <w:t xml:space="preserve">CTP API </w:t>
      </w:r>
      <w:del w:id="592" w:author="陈学锋" w:date="2018-07-10T20:54:00Z">
        <w:r w:rsidDel="00267A4B">
          <w:rPr>
            <w:rFonts w:cs="Calibri"/>
          </w:rPr>
          <w:delText>insist</w:delText>
        </w:r>
        <w:r w:rsidDel="00267A4B">
          <w:rPr>
            <w:rFonts w:cs="Calibri" w:hint="eastAsia"/>
          </w:rPr>
          <w:delText>s</w:delText>
        </w:r>
        <w:r w:rsidDel="00267A4B">
          <w:rPr>
            <w:rFonts w:cs="Calibri"/>
          </w:rPr>
          <w:delText xml:space="preserve"> on</w:delText>
        </w:r>
      </w:del>
      <w:ins w:id="593" w:author="陈学锋" w:date="2018-07-10T20:54:00Z">
        <w:r w:rsidR="00267A4B">
          <w:rPr>
            <w:rFonts w:cs="Calibri"/>
          </w:rPr>
          <w:t>sticks to the principle of</w:t>
        </w:r>
      </w:ins>
      <w:r>
        <w:rPr>
          <w:rFonts w:cs="Calibri"/>
        </w:rPr>
        <w:t xml:space="preserve"> being consistent with </w:t>
      </w:r>
      <w:ins w:id="594" w:author="陈学锋" w:date="2018-07-10T20:55:00Z">
        <w:r w:rsidR="00267A4B">
          <w:rPr>
            <w:rFonts w:cs="Calibri"/>
          </w:rPr>
          <w:t xml:space="preserve">different </w:t>
        </w:r>
      </w:ins>
      <w:r>
        <w:rPr>
          <w:rFonts w:cs="Calibri"/>
        </w:rPr>
        <w:t>exchanges. If exchanges improve their implementation for processing RFQ</w:t>
      </w:r>
      <w:r>
        <w:rPr>
          <w:rFonts w:cs="Calibri" w:hint="eastAsia"/>
        </w:rPr>
        <w:t>s</w:t>
      </w:r>
      <w:r>
        <w:rPr>
          <w:rFonts w:cs="Calibri"/>
        </w:rPr>
        <w:t xml:space="preserve">, CTP API will </w:t>
      </w:r>
      <w:del w:id="595" w:author="陈学锋" w:date="2018-07-10T20:55:00Z">
        <w:r w:rsidDel="00267A4B">
          <w:rPr>
            <w:rFonts w:cs="Calibri"/>
          </w:rPr>
          <w:delText xml:space="preserve">also </w:delText>
        </w:r>
      </w:del>
      <w:r>
        <w:rPr>
          <w:rFonts w:cs="Calibri"/>
        </w:rPr>
        <w:t>be adjusted</w:t>
      </w:r>
      <w:ins w:id="596" w:author="陈学锋" w:date="2018-07-10T20:55:00Z">
        <w:r w:rsidR="00267A4B">
          <w:rPr>
            <w:rFonts w:cs="Calibri"/>
          </w:rPr>
          <w:t xml:space="preserve"> accordingly</w:t>
        </w:r>
      </w:ins>
      <w:r>
        <w:rPr>
          <w:rFonts w:cs="Calibri"/>
        </w:rPr>
        <w:t xml:space="preserve">. </w:t>
      </w:r>
    </w:p>
    <w:p w:rsidR="00274F8B" w:rsidRDefault="00F9769E">
      <w:pPr>
        <w:rPr>
          <w:rFonts w:cs="Calibri"/>
          <w:b/>
        </w:rPr>
      </w:pPr>
      <w:r>
        <w:rPr>
          <w:rFonts w:cs="Calibri"/>
          <w:b/>
        </w:rPr>
        <w:t>API Methods</w:t>
      </w:r>
    </w:p>
    <w:p w:rsidR="00274F8B" w:rsidRDefault="00F9769E">
      <w:pPr>
        <w:rPr>
          <w:rFonts w:cs="Calibri"/>
        </w:rPr>
      </w:pPr>
      <w:r>
        <w:rPr>
          <w:rFonts w:cs="Calibri"/>
        </w:rPr>
        <w:t>Quotation API</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841"/>
        <w:gridCol w:w="2842"/>
        <w:gridCol w:w="2839"/>
      </w:tblGrid>
      <w:tr w:rsidR="00274F8B">
        <w:tc>
          <w:tcPr>
            <w:tcW w:w="2841"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 xml:space="preserve">Request </w:t>
            </w:r>
          </w:p>
        </w:tc>
        <w:tc>
          <w:tcPr>
            <w:tcW w:w="2842"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Response/Return</w:t>
            </w:r>
          </w:p>
        </w:tc>
        <w:tc>
          <w:tcPr>
            <w:tcW w:w="2839"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Description</w:t>
            </w:r>
          </w:p>
        </w:tc>
      </w:tr>
      <w:tr w:rsidR="00274F8B">
        <w:tc>
          <w:tcPr>
            <w:tcW w:w="2841" w:type="dxa"/>
            <w:tcBorders>
              <w:tl2br w:val="nil"/>
              <w:tr2bl w:val="nil"/>
            </w:tcBorders>
            <w:shd w:val="clear" w:color="auto" w:fill="EFF3EA"/>
          </w:tcPr>
          <w:p w:rsidR="00274F8B" w:rsidRDefault="00F9769E">
            <w:pPr>
              <w:spacing w:before="120"/>
              <w:rPr>
                <w:rFonts w:cs="Calibri"/>
                <w:bCs/>
                <w:color w:val="000000"/>
              </w:rPr>
            </w:pPr>
            <w:r>
              <w:rPr>
                <w:rFonts w:cs="Calibri"/>
                <w:bCs/>
                <w:color w:val="000000"/>
              </w:rPr>
              <w:t>SubscribeForQuoteRsp</w:t>
            </w:r>
          </w:p>
        </w:tc>
        <w:tc>
          <w:tcPr>
            <w:tcW w:w="2842" w:type="dxa"/>
            <w:tcBorders>
              <w:tl2br w:val="nil"/>
              <w:tr2bl w:val="nil"/>
            </w:tcBorders>
            <w:shd w:val="clear" w:color="auto" w:fill="EFF3EA"/>
          </w:tcPr>
          <w:p w:rsidR="00274F8B" w:rsidRDefault="00F9769E">
            <w:pPr>
              <w:spacing w:before="120"/>
              <w:rPr>
                <w:rFonts w:cs="Calibri"/>
                <w:color w:val="000000"/>
              </w:rPr>
            </w:pPr>
            <w:r>
              <w:rPr>
                <w:rFonts w:cs="Calibri"/>
                <w:color w:val="000000"/>
              </w:rPr>
              <w:t>OnRspSubForQuoteRsp</w:t>
            </w:r>
          </w:p>
        </w:tc>
        <w:tc>
          <w:tcPr>
            <w:tcW w:w="2839" w:type="dxa"/>
            <w:tcBorders>
              <w:tl2br w:val="nil"/>
              <w:tr2bl w:val="nil"/>
            </w:tcBorders>
            <w:shd w:val="clear" w:color="auto" w:fill="EFF3EA"/>
          </w:tcPr>
          <w:p w:rsidR="00274F8B" w:rsidRDefault="00F9769E">
            <w:pPr>
              <w:spacing w:before="120"/>
              <w:rPr>
                <w:rFonts w:cs="Calibri"/>
                <w:color w:val="000000"/>
              </w:rPr>
            </w:pPr>
            <w:r>
              <w:rPr>
                <w:rFonts w:cs="Calibri"/>
                <w:color w:val="000000"/>
              </w:rPr>
              <w:t xml:space="preserve">Market makers subscribe </w:t>
            </w:r>
            <w:ins w:id="597" w:author="陈学锋" w:date="2018-07-10T20:55:00Z">
              <w:r w:rsidR="00267A4B">
                <w:rPr>
                  <w:rFonts w:cs="Calibri"/>
                  <w:color w:val="000000"/>
                </w:rPr>
                <w:t xml:space="preserve">to </w:t>
              </w:r>
            </w:ins>
            <w:r>
              <w:rPr>
                <w:rFonts w:cs="Calibri"/>
                <w:color w:val="000000"/>
              </w:rPr>
              <w:t>investors’ RFQ</w:t>
            </w:r>
            <w:r>
              <w:rPr>
                <w:rFonts w:cs="Calibri" w:hint="eastAsia"/>
                <w:color w:val="000000"/>
              </w:rPr>
              <w:t>s</w:t>
            </w:r>
          </w:p>
        </w:tc>
      </w:tr>
      <w:tr w:rsidR="00274F8B">
        <w:tc>
          <w:tcPr>
            <w:tcW w:w="2841" w:type="dxa"/>
            <w:tcBorders>
              <w:tl2br w:val="nil"/>
              <w:tr2bl w:val="nil"/>
            </w:tcBorders>
            <w:shd w:val="clear" w:color="auto" w:fill="FFFFFF"/>
          </w:tcPr>
          <w:p w:rsidR="00274F8B" w:rsidRDefault="00F9769E">
            <w:pPr>
              <w:spacing w:before="120"/>
              <w:rPr>
                <w:rFonts w:cs="Calibri"/>
                <w:bCs/>
                <w:color w:val="000000"/>
              </w:rPr>
            </w:pPr>
            <w:r>
              <w:rPr>
                <w:rFonts w:cs="Calibri"/>
                <w:bCs/>
                <w:color w:val="000000"/>
              </w:rPr>
              <w:t>UnSubscribeForQuoteRsp</w:t>
            </w:r>
          </w:p>
        </w:tc>
        <w:tc>
          <w:tcPr>
            <w:tcW w:w="2842" w:type="dxa"/>
            <w:tcBorders>
              <w:tl2br w:val="nil"/>
              <w:tr2bl w:val="nil"/>
            </w:tcBorders>
            <w:shd w:val="clear" w:color="auto" w:fill="FFFFFF"/>
          </w:tcPr>
          <w:p w:rsidR="00274F8B" w:rsidRDefault="00F9769E">
            <w:pPr>
              <w:spacing w:before="120"/>
              <w:rPr>
                <w:rFonts w:cs="Calibri"/>
                <w:color w:val="000000"/>
              </w:rPr>
            </w:pPr>
            <w:r>
              <w:rPr>
                <w:rFonts w:cs="Calibri"/>
                <w:color w:val="000000"/>
              </w:rPr>
              <w:t>OnRspUnSubForQuoteRsp</w:t>
            </w:r>
          </w:p>
        </w:tc>
        <w:tc>
          <w:tcPr>
            <w:tcW w:w="2839" w:type="dxa"/>
            <w:tcBorders>
              <w:tl2br w:val="nil"/>
              <w:tr2bl w:val="nil"/>
            </w:tcBorders>
            <w:shd w:val="clear" w:color="auto" w:fill="FFFFFF"/>
          </w:tcPr>
          <w:p w:rsidR="00274F8B" w:rsidRDefault="00F9769E">
            <w:pPr>
              <w:spacing w:before="120"/>
              <w:rPr>
                <w:rFonts w:cs="Calibri"/>
                <w:color w:val="000000"/>
              </w:rPr>
            </w:pPr>
            <w:r>
              <w:rPr>
                <w:rFonts w:cs="Calibri"/>
                <w:color w:val="000000"/>
              </w:rPr>
              <w:t>Market makers unsubscribe</w:t>
            </w:r>
            <w:ins w:id="598" w:author="陈学锋" w:date="2018-07-10T20:56:00Z">
              <w:r w:rsidR="00F542B7">
                <w:rPr>
                  <w:rFonts w:cs="Calibri"/>
                  <w:color w:val="000000"/>
                </w:rPr>
                <w:t xml:space="preserve"> from</w:t>
              </w:r>
            </w:ins>
            <w:r>
              <w:rPr>
                <w:rFonts w:cs="Calibri"/>
                <w:color w:val="000000"/>
              </w:rPr>
              <w:t xml:space="preserve"> investors’ RFQ</w:t>
            </w:r>
            <w:r>
              <w:rPr>
                <w:rFonts w:cs="Calibri" w:hint="eastAsia"/>
                <w:color w:val="000000"/>
              </w:rPr>
              <w:t>s</w:t>
            </w:r>
          </w:p>
        </w:tc>
      </w:tr>
      <w:tr w:rsidR="00274F8B">
        <w:tc>
          <w:tcPr>
            <w:tcW w:w="2841" w:type="dxa"/>
            <w:tcBorders>
              <w:tl2br w:val="nil"/>
              <w:tr2bl w:val="nil"/>
            </w:tcBorders>
            <w:shd w:val="clear" w:color="auto" w:fill="EFF3EA"/>
          </w:tcPr>
          <w:p w:rsidR="00274F8B" w:rsidRDefault="00274F8B">
            <w:pPr>
              <w:spacing w:before="120"/>
              <w:rPr>
                <w:rFonts w:cs="Calibri"/>
                <w:bCs/>
                <w:color w:val="000000"/>
              </w:rPr>
            </w:pPr>
          </w:p>
        </w:tc>
        <w:tc>
          <w:tcPr>
            <w:tcW w:w="2842" w:type="dxa"/>
            <w:tcBorders>
              <w:tl2br w:val="nil"/>
              <w:tr2bl w:val="nil"/>
            </w:tcBorders>
            <w:shd w:val="clear" w:color="auto" w:fill="EFF3EA"/>
          </w:tcPr>
          <w:p w:rsidR="00274F8B" w:rsidRDefault="00F9769E">
            <w:pPr>
              <w:spacing w:before="120"/>
              <w:rPr>
                <w:rFonts w:cs="Calibri"/>
                <w:color w:val="000000"/>
              </w:rPr>
            </w:pPr>
            <w:r>
              <w:rPr>
                <w:rFonts w:cs="Calibri"/>
                <w:color w:val="000000"/>
              </w:rPr>
              <w:t>OnRtnForQuoteRsp</w:t>
            </w:r>
          </w:p>
        </w:tc>
        <w:tc>
          <w:tcPr>
            <w:tcW w:w="2839" w:type="dxa"/>
            <w:tcBorders>
              <w:tl2br w:val="nil"/>
              <w:tr2bl w:val="nil"/>
            </w:tcBorders>
            <w:shd w:val="clear" w:color="auto" w:fill="EFF3EA"/>
          </w:tcPr>
          <w:p w:rsidR="00274F8B" w:rsidRDefault="00F9769E">
            <w:pPr>
              <w:spacing w:before="120"/>
              <w:rPr>
                <w:rFonts w:cs="Calibri"/>
                <w:color w:val="000000"/>
              </w:rPr>
            </w:pPr>
            <w:r>
              <w:rPr>
                <w:rFonts w:cs="Calibri"/>
                <w:color w:val="000000"/>
              </w:rPr>
              <w:t>Market makers receive investors’ RFQ</w:t>
            </w:r>
            <w:r>
              <w:rPr>
                <w:rFonts w:cs="Calibri" w:hint="eastAsia"/>
                <w:color w:val="000000"/>
              </w:rPr>
              <w:t>s</w:t>
            </w:r>
          </w:p>
        </w:tc>
      </w:tr>
    </w:tbl>
    <w:p w:rsidR="00274F8B" w:rsidRDefault="00274F8B">
      <w:pPr>
        <w:rPr>
          <w:rFonts w:cs="Calibri"/>
        </w:rPr>
      </w:pPr>
    </w:p>
    <w:p w:rsidR="00274F8B" w:rsidRDefault="00F9769E">
      <w:pPr>
        <w:rPr>
          <w:rFonts w:cs="Calibri"/>
        </w:rPr>
      </w:pPr>
      <w:r>
        <w:rPr>
          <w:rFonts w:cs="Calibri"/>
        </w:rPr>
        <w:lastRenderedPageBreak/>
        <w:t>Trade API</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925"/>
        <w:gridCol w:w="2751"/>
      </w:tblGrid>
      <w:tr w:rsidR="00274F8B">
        <w:tc>
          <w:tcPr>
            <w:tcW w:w="2925"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Request/Return</w:t>
            </w:r>
          </w:p>
        </w:tc>
        <w:tc>
          <w:tcPr>
            <w:tcW w:w="2751" w:type="dxa"/>
            <w:tcBorders>
              <w:tl2br w:val="nil"/>
              <w:tr2bl w:val="nil"/>
            </w:tcBorders>
            <w:shd w:val="clear" w:color="auto" w:fill="9BBB59"/>
          </w:tcPr>
          <w:p w:rsidR="00274F8B" w:rsidRDefault="00F9769E">
            <w:pPr>
              <w:spacing w:before="120"/>
              <w:rPr>
                <w:rFonts w:cs="Calibri"/>
                <w:b/>
                <w:bCs/>
                <w:color w:val="FFFFFF"/>
              </w:rPr>
            </w:pPr>
            <w:r>
              <w:rPr>
                <w:rFonts w:cs="Calibri"/>
                <w:b/>
                <w:bCs/>
                <w:color w:val="FFFFFF"/>
              </w:rPr>
              <w:t>Description</w:t>
            </w:r>
          </w:p>
        </w:tc>
      </w:tr>
      <w:tr w:rsidR="00274F8B">
        <w:tc>
          <w:tcPr>
            <w:tcW w:w="2925" w:type="dxa"/>
            <w:tcBorders>
              <w:tl2br w:val="nil"/>
              <w:tr2bl w:val="nil"/>
            </w:tcBorders>
            <w:shd w:val="clear" w:color="auto" w:fill="EFF3EA"/>
          </w:tcPr>
          <w:p w:rsidR="00274F8B" w:rsidRDefault="00F9769E">
            <w:pPr>
              <w:spacing w:before="120"/>
              <w:rPr>
                <w:rFonts w:cs="Calibri"/>
                <w:bCs/>
                <w:color w:val="000000"/>
              </w:rPr>
            </w:pPr>
            <w:r>
              <w:rPr>
                <w:rFonts w:cs="Calibri"/>
                <w:bCs/>
                <w:color w:val="000000"/>
              </w:rPr>
              <w:t>OnRtnForQuoteRsp</w:t>
            </w:r>
          </w:p>
        </w:tc>
        <w:tc>
          <w:tcPr>
            <w:tcW w:w="2751" w:type="dxa"/>
            <w:tcBorders>
              <w:tl2br w:val="nil"/>
              <w:tr2bl w:val="nil"/>
            </w:tcBorders>
            <w:shd w:val="clear" w:color="auto" w:fill="EFF3EA"/>
          </w:tcPr>
          <w:p w:rsidR="00274F8B" w:rsidRDefault="00F9769E">
            <w:pPr>
              <w:spacing w:before="120"/>
              <w:rPr>
                <w:rFonts w:cs="Calibri"/>
                <w:color w:val="000000"/>
              </w:rPr>
            </w:pPr>
            <w:r>
              <w:rPr>
                <w:rFonts w:cs="Calibri"/>
                <w:color w:val="000000"/>
              </w:rPr>
              <w:t>Market makers receive investors’ RFQ</w:t>
            </w:r>
            <w:r>
              <w:rPr>
                <w:rFonts w:cs="Calibri" w:hint="eastAsia"/>
                <w:color w:val="000000"/>
              </w:rPr>
              <w:t>s</w:t>
            </w:r>
          </w:p>
        </w:tc>
      </w:tr>
      <w:tr w:rsidR="00274F8B">
        <w:tc>
          <w:tcPr>
            <w:tcW w:w="2925" w:type="dxa"/>
            <w:tcBorders>
              <w:tl2br w:val="nil"/>
              <w:tr2bl w:val="nil"/>
            </w:tcBorders>
            <w:shd w:val="clear" w:color="auto" w:fill="FFFFFF"/>
          </w:tcPr>
          <w:p w:rsidR="00274F8B" w:rsidRDefault="00F9769E">
            <w:pPr>
              <w:spacing w:before="120"/>
              <w:rPr>
                <w:rFonts w:cs="Calibri"/>
                <w:bCs/>
                <w:color w:val="000000"/>
              </w:rPr>
            </w:pPr>
            <w:r>
              <w:rPr>
                <w:rFonts w:cs="Calibri"/>
                <w:bCs/>
                <w:color w:val="000000"/>
              </w:rPr>
              <w:t>ReqForQuoteInsert</w:t>
            </w:r>
          </w:p>
        </w:tc>
        <w:tc>
          <w:tcPr>
            <w:tcW w:w="2751" w:type="dxa"/>
            <w:tcBorders>
              <w:tl2br w:val="nil"/>
              <w:tr2bl w:val="nil"/>
            </w:tcBorders>
            <w:shd w:val="clear" w:color="auto" w:fill="FFFFFF"/>
          </w:tcPr>
          <w:p w:rsidR="00274F8B" w:rsidRDefault="00F9769E" w:rsidP="00F542B7">
            <w:pPr>
              <w:spacing w:before="120"/>
              <w:rPr>
                <w:rFonts w:cs="Calibri"/>
                <w:color w:val="000000"/>
              </w:rPr>
            </w:pPr>
            <w:r>
              <w:rPr>
                <w:rFonts w:cs="Calibri"/>
                <w:color w:val="000000"/>
              </w:rPr>
              <w:t xml:space="preserve">Investors send requests </w:t>
            </w:r>
            <w:del w:id="599" w:author="陈学锋" w:date="2018-07-10T20:57:00Z">
              <w:r w:rsidDel="00F542B7">
                <w:rPr>
                  <w:rFonts w:cs="Calibri"/>
                  <w:color w:val="000000"/>
                </w:rPr>
                <w:delText xml:space="preserve">of </w:delText>
              </w:r>
            </w:del>
            <w:ins w:id="600" w:author="陈学锋" w:date="2018-07-10T20:57:00Z">
              <w:r w:rsidR="00F542B7">
                <w:rPr>
                  <w:rFonts w:cs="Calibri"/>
                  <w:color w:val="000000"/>
                </w:rPr>
                <w:t xml:space="preserve">for </w:t>
              </w:r>
            </w:ins>
            <w:r>
              <w:rPr>
                <w:rFonts w:cs="Calibri"/>
                <w:color w:val="000000"/>
              </w:rPr>
              <w:t>RFQ</w:t>
            </w:r>
            <w:r>
              <w:rPr>
                <w:rFonts w:cs="Calibri" w:hint="eastAsia"/>
                <w:color w:val="000000"/>
              </w:rPr>
              <w:t>s</w:t>
            </w:r>
            <w:r>
              <w:rPr>
                <w:rFonts w:cs="Calibri"/>
                <w:color w:val="000000"/>
              </w:rPr>
              <w:t xml:space="preserve"> </w:t>
            </w:r>
          </w:p>
        </w:tc>
      </w:tr>
    </w:tbl>
    <w:p w:rsidR="00274F8B" w:rsidRDefault="00274F8B">
      <w:pPr>
        <w:rPr>
          <w:rFonts w:cs="Calibri"/>
        </w:rPr>
      </w:pPr>
    </w:p>
    <w:p w:rsidR="00274F8B" w:rsidRDefault="00F9769E">
      <w:pPr>
        <w:rPr>
          <w:rFonts w:cs="Calibri"/>
        </w:rPr>
      </w:pPr>
      <w:r>
        <w:rPr>
          <w:rFonts w:cs="Calibri"/>
        </w:rPr>
        <w:t>The usage of subscribing RFQ</w:t>
      </w:r>
      <w:r>
        <w:rPr>
          <w:rFonts w:cs="Calibri" w:hint="eastAsia"/>
        </w:rPr>
        <w:t>s</w:t>
      </w:r>
      <w:r>
        <w:rPr>
          <w:rFonts w:cs="Calibri"/>
        </w:rPr>
        <w:t xml:space="preserve"> in </w:t>
      </w:r>
      <w:ins w:id="601" w:author="陈学锋" w:date="2018-07-10T20:57:00Z">
        <w:r w:rsidR="00F542B7">
          <w:rPr>
            <w:rFonts w:cs="Calibri"/>
          </w:rPr>
          <w:t xml:space="preserve">the </w:t>
        </w:r>
      </w:ins>
      <w:r>
        <w:rPr>
          <w:rFonts w:cs="Calibri"/>
        </w:rPr>
        <w:t xml:space="preserve">quotation API is the same </w:t>
      </w:r>
      <w:del w:id="602" w:author="陈学锋" w:date="2018-07-10T20:57:00Z">
        <w:r w:rsidDel="00F542B7">
          <w:rPr>
            <w:rFonts w:cs="Calibri"/>
          </w:rPr>
          <w:delText xml:space="preserve">with </w:delText>
        </w:r>
      </w:del>
      <w:ins w:id="603" w:author="陈学锋" w:date="2018-07-10T20:57:00Z">
        <w:r w:rsidR="00F542B7">
          <w:rPr>
            <w:rFonts w:cs="Calibri"/>
          </w:rPr>
          <w:t xml:space="preserve">as </w:t>
        </w:r>
      </w:ins>
      <w:r>
        <w:rPr>
          <w:rFonts w:cs="Calibri"/>
        </w:rPr>
        <w:t>subscribing quotation</w:t>
      </w:r>
      <w:r>
        <w:rPr>
          <w:rFonts w:cs="Calibri" w:hint="eastAsia"/>
        </w:rPr>
        <w:t>s</w:t>
      </w:r>
      <w:r>
        <w:rPr>
          <w:rFonts w:cs="Calibri"/>
        </w:rPr>
        <w:t xml:space="preserve">. In trade API, there is no need to </w:t>
      </w:r>
      <w:del w:id="604" w:author="陈学锋" w:date="2018-07-10T20:57:00Z">
        <w:r w:rsidDel="00F542B7">
          <w:rPr>
            <w:rFonts w:cs="Calibri"/>
          </w:rPr>
          <w:delText>do subscribing</w:delText>
        </w:r>
      </w:del>
      <w:ins w:id="605" w:author="陈学锋" w:date="2018-07-10T20:57:00Z">
        <w:r w:rsidR="00F542B7">
          <w:rPr>
            <w:rFonts w:cs="Calibri"/>
          </w:rPr>
          <w:t>subscribe</w:t>
        </w:r>
      </w:ins>
      <w:r>
        <w:rPr>
          <w:rFonts w:cs="Calibri"/>
        </w:rPr>
        <w:t>.</w:t>
      </w:r>
    </w:p>
    <w:p w:rsidR="00274F8B" w:rsidRDefault="00F9769E">
      <w:pPr>
        <w:rPr>
          <w:rFonts w:cs="Calibri"/>
        </w:rPr>
      </w:pPr>
      <w:r>
        <w:rPr>
          <w:rFonts w:cs="Calibri"/>
        </w:rPr>
        <w:t xml:space="preserve"> </w:t>
      </w:r>
      <w:r>
        <w:rPr>
          <w:rFonts w:cs="Calibri" w:hint="eastAsia"/>
        </w:rPr>
        <w:t xml:space="preserve">How to make RFQs for </w:t>
      </w:r>
      <w:r>
        <w:rPr>
          <w:rFonts w:cs="Calibri"/>
        </w:rPr>
        <w:t xml:space="preserve">Investors will be described in detail in </w:t>
      </w:r>
      <w:r>
        <w:rPr>
          <w:rFonts w:cs="Calibri" w:hint="eastAsia"/>
        </w:rPr>
        <w:t xml:space="preserve">the next </w:t>
      </w:r>
      <w:r>
        <w:rPr>
          <w:rFonts w:cs="Calibri"/>
        </w:rPr>
        <w:t>“</w:t>
      </w:r>
      <w:r>
        <w:rPr>
          <w:rFonts w:cs="Calibri" w:hint="eastAsia"/>
        </w:rPr>
        <w:t>Demo of Trading</w:t>
      </w:r>
      <w:r>
        <w:rPr>
          <w:rFonts w:cs="Calibri"/>
        </w:rPr>
        <w:t xml:space="preserve">” </w:t>
      </w:r>
      <w:r>
        <w:rPr>
          <w:rFonts w:cs="Calibri" w:hint="eastAsia"/>
        </w:rPr>
        <w:t>Chapter</w:t>
      </w:r>
      <w:r>
        <w:rPr>
          <w:rFonts w:cs="Calibri"/>
        </w:rPr>
        <w:t>.</w:t>
      </w:r>
    </w:p>
    <w:p w:rsidR="00E60961" w:rsidRPr="00E60961" w:rsidRDefault="00E07587" w:rsidP="00E07587">
      <w:pPr>
        <w:pStyle w:val="2"/>
        <w:numPr>
          <w:ilvl w:val="1"/>
          <w:numId w:val="2"/>
        </w:numPr>
        <w:rPr>
          <w:highlight w:val="yellow"/>
        </w:rPr>
      </w:pPr>
      <w:bookmarkStart w:id="606" w:name="_Toc402796990"/>
      <w:bookmarkStart w:id="607" w:name="_Toc2411"/>
      <w:r w:rsidRPr="00E60961">
        <w:rPr>
          <w:rFonts w:hint="eastAsia"/>
          <w:highlight w:val="yellow"/>
        </w:rPr>
        <w:t>Explanation of Rule of Quotation Push</w:t>
      </w:r>
    </w:p>
    <w:p w:rsidR="00E60961" w:rsidRDefault="00E60961" w:rsidP="00E60961">
      <w:pPr>
        <w:rPr>
          <w:rFonts w:cs="Calibri"/>
        </w:rPr>
      </w:pPr>
      <w:r>
        <w:rPr>
          <w:rFonts w:cs="Calibri" w:hint="eastAsia"/>
        </w:rPr>
        <w:t xml:space="preserve">The CTP rule of </w:t>
      </w:r>
      <w:del w:id="608" w:author="陈学锋" w:date="2018-07-12T19:32:00Z">
        <w:r w:rsidDel="00210BDF">
          <w:rPr>
            <w:rFonts w:cs="Calibri" w:hint="eastAsia"/>
          </w:rPr>
          <w:delText>quptation</w:delText>
        </w:r>
      </w:del>
      <w:ins w:id="609" w:author="陈学锋" w:date="2018-07-12T19:32:00Z">
        <w:r w:rsidR="00210BDF">
          <w:rPr>
            <w:rFonts w:cs="Calibri"/>
          </w:rPr>
          <w:t>quotation</w:t>
        </w:r>
      </w:ins>
      <w:r>
        <w:rPr>
          <w:rFonts w:cs="Calibri" w:hint="eastAsia"/>
        </w:rPr>
        <w:t xml:space="preserve"> is :</w:t>
      </w:r>
    </w:p>
    <w:p w:rsidR="00C93669" w:rsidRDefault="00446302" w:rsidP="00446302">
      <w:pPr>
        <w:pStyle w:val="a0"/>
        <w:spacing w:before="156"/>
        <w:ind w:firstLineChars="0" w:firstLine="0"/>
      </w:pPr>
      <w:r>
        <w:rPr>
          <w:rFonts w:ascii="宋体" w:hAnsi="宋体" w:hint="eastAsia"/>
        </w:rPr>
        <w:t>√</w:t>
      </w:r>
      <w:r>
        <w:rPr>
          <w:rFonts w:hint="eastAsia"/>
        </w:rPr>
        <w:t xml:space="preserve"> twice </w:t>
      </w:r>
      <w:ins w:id="610" w:author="陈学锋" w:date="2018-07-12T19:32:00Z">
        <w:r w:rsidR="00210BDF">
          <w:rPr>
            <w:rFonts w:hint="eastAsia"/>
          </w:rPr>
          <w:t xml:space="preserve">quotation </w:t>
        </w:r>
      </w:ins>
      <w:r>
        <w:rPr>
          <w:rFonts w:hint="eastAsia"/>
        </w:rPr>
        <w:t>snapshot</w:t>
      </w:r>
      <w:ins w:id="611" w:author="陈学锋" w:date="2018-07-12T19:32:00Z">
        <w:r w:rsidR="00210BDF">
          <w:rPr>
            <w:rFonts w:hint="eastAsia"/>
          </w:rPr>
          <w:t>s</w:t>
        </w:r>
      </w:ins>
      <w:r>
        <w:rPr>
          <w:rFonts w:hint="eastAsia"/>
        </w:rPr>
        <w:t xml:space="preserve"> </w:t>
      </w:r>
      <w:del w:id="612" w:author="陈学锋" w:date="2018-07-12T19:32:00Z">
        <w:r w:rsidDel="00210BDF">
          <w:rPr>
            <w:rFonts w:hint="eastAsia"/>
          </w:rPr>
          <w:delText xml:space="preserve">quotation </w:delText>
        </w:r>
      </w:del>
      <w:r>
        <w:rPr>
          <w:rFonts w:hint="eastAsia"/>
        </w:rPr>
        <w:t>per second</w:t>
      </w:r>
    </w:p>
    <w:p w:rsidR="00446302" w:rsidRDefault="00446302" w:rsidP="00446302">
      <w:pPr>
        <w:pStyle w:val="a0"/>
        <w:spacing w:before="156"/>
        <w:ind w:firstLineChars="0" w:firstLine="0"/>
      </w:pPr>
      <w:r>
        <w:rPr>
          <w:rFonts w:ascii="宋体" w:hAnsi="宋体" w:hint="eastAsia"/>
        </w:rPr>
        <w:t>√</w:t>
      </w:r>
      <w:r>
        <w:rPr>
          <w:rFonts w:hint="eastAsia"/>
        </w:rPr>
        <w:t xml:space="preserve"> push only when quotation update</w:t>
      </w:r>
      <w:del w:id="613" w:author="陈学锋" w:date="2018-07-12T19:33:00Z">
        <w:r w:rsidDel="00210BDF">
          <w:rPr>
            <w:rFonts w:hint="eastAsia"/>
          </w:rPr>
          <w:delText>s</w:delText>
        </w:r>
      </w:del>
      <w:ins w:id="614" w:author="陈学锋" w:date="2018-07-12T19:33:00Z">
        <w:r w:rsidR="00210BDF">
          <w:t xml:space="preserve"> happens</w:t>
        </w:r>
      </w:ins>
    </w:p>
    <w:p w:rsidR="00446302" w:rsidRDefault="00446302" w:rsidP="00446302">
      <w:pPr>
        <w:pStyle w:val="a0"/>
        <w:spacing w:before="156"/>
        <w:ind w:firstLineChars="0" w:firstLine="0"/>
      </w:pPr>
      <w:r>
        <w:rPr>
          <w:rFonts w:ascii="宋体" w:hAnsi="宋体" w:hint="eastAsia"/>
        </w:rPr>
        <w:t>√</w:t>
      </w:r>
      <w:r>
        <w:rPr>
          <w:rFonts w:hint="eastAsia"/>
        </w:rPr>
        <w:t xml:space="preserve"> </w:t>
      </w:r>
      <w:r w:rsidR="003C4BCC">
        <w:rPr>
          <w:rFonts w:hint="eastAsia"/>
        </w:rPr>
        <w:t>push initial quotation after first connection</w:t>
      </w:r>
    </w:p>
    <w:p w:rsidR="003C4BCC" w:rsidRDefault="003C4BCC" w:rsidP="00446302">
      <w:pPr>
        <w:pStyle w:val="a0"/>
        <w:spacing w:before="156"/>
        <w:ind w:firstLineChars="0" w:firstLine="0"/>
      </w:pPr>
      <w:r>
        <w:rPr>
          <w:rFonts w:hint="eastAsia"/>
        </w:rPr>
        <w:t xml:space="preserve">The basic principal for the CTP quotation push is </w:t>
      </w:r>
      <w:r w:rsidR="000D6062">
        <w:rPr>
          <w:rFonts w:hint="eastAsia"/>
        </w:rPr>
        <w:t>pushing twice per second, but the push time</w:t>
      </w:r>
      <w:ins w:id="615" w:author="陈学锋" w:date="2018-07-12T19:35:00Z">
        <w:r w:rsidR="00210BDF">
          <w:t xml:space="preserve"> </w:t>
        </w:r>
      </w:ins>
      <w:r w:rsidR="000D6062">
        <w:rPr>
          <w:rFonts w:hint="eastAsia"/>
        </w:rPr>
        <w:t>(</w:t>
      </w:r>
      <w:bookmarkStart w:id="616" w:name="OLE_LINK155"/>
      <w:bookmarkStart w:id="617" w:name="OLE_LINK156"/>
      <w:ins w:id="618" w:author="陈学锋" w:date="2018-07-12T19:34:00Z">
        <w:r w:rsidR="00210BDF">
          <w:t xml:space="preserve">in </w:t>
        </w:r>
      </w:ins>
      <w:r w:rsidR="000D6062" w:rsidRPr="000D6062">
        <w:t>millisecond</w:t>
      </w:r>
      <w:ins w:id="619" w:author="陈学锋" w:date="2018-07-21T20:57:00Z">
        <w:r w:rsidR="00324FBA">
          <w:t>s</w:t>
        </w:r>
      </w:ins>
      <w:del w:id="620" w:author="陈学锋" w:date="2018-07-12T19:34:00Z">
        <w:r w:rsidR="000D6062" w:rsidRPr="000D6062" w:rsidDel="00210BDF">
          <w:delText xml:space="preserve"> precision</w:delText>
        </w:r>
      </w:del>
      <w:bookmarkEnd w:id="616"/>
      <w:bookmarkEnd w:id="617"/>
      <w:r w:rsidR="000D6062">
        <w:rPr>
          <w:rFonts w:hint="eastAsia"/>
        </w:rPr>
        <w:t>) is not strict</w:t>
      </w:r>
      <w:ins w:id="621" w:author="陈学锋" w:date="2018-07-12T19:33:00Z">
        <w:r w:rsidR="00210BDF">
          <w:t>ly</w:t>
        </w:r>
      </w:ins>
      <w:r w:rsidR="000D6062">
        <w:rPr>
          <w:rFonts w:hint="eastAsia"/>
        </w:rPr>
        <w:t xml:space="preserve"> 000</w:t>
      </w:r>
      <w:r w:rsidR="000D6062">
        <w:rPr>
          <w:rFonts w:hint="eastAsia"/>
        </w:rPr>
        <w:t>、</w:t>
      </w:r>
      <w:r w:rsidR="000D6062">
        <w:rPr>
          <w:rFonts w:hint="eastAsia"/>
        </w:rPr>
        <w:t xml:space="preserve">500. </w:t>
      </w:r>
      <w:r w:rsidR="00683831">
        <w:rPr>
          <w:rFonts w:hint="eastAsia"/>
        </w:rPr>
        <w:t xml:space="preserve">That is, the push time </w:t>
      </w:r>
      <w:del w:id="622" w:author="陈学锋" w:date="2018-07-12T19:34:00Z">
        <w:r w:rsidR="00683831" w:rsidDel="00210BDF">
          <w:rPr>
            <w:rFonts w:hint="eastAsia"/>
          </w:rPr>
          <w:delText xml:space="preserve">is </w:delText>
        </w:r>
      </w:del>
      <w:bookmarkStart w:id="623" w:name="OLE_LINK154"/>
      <w:ins w:id="624" w:author="陈学锋" w:date="2018-07-12T19:34:00Z">
        <w:r w:rsidR="00210BDF">
          <w:t>could</w:t>
        </w:r>
        <w:r w:rsidR="00210BDF">
          <w:rPr>
            <w:rFonts w:hint="eastAsia"/>
          </w:rPr>
          <w:t xml:space="preserve"> </w:t>
        </w:r>
      </w:ins>
      <w:r w:rsidR="00683831">
        <w:rPr>
          <w:rFonts w:hint="eastAsia"/>
        </w:rPr>
        <w:t>probably</w:t>
      </w:r>
      <w:bookmarkEnd w:id="623"/>
      <w:r w:rsidR="00683831">
        <w:rPr>
          <w:rFonts w:hint="eastAsia"/>
        </w:rPr>
        <w:t xml:space="preserve"> </w:t>
      </w:r>
      <w:ins w:id="625" w:author="陈学锋" w:date="2018-07-12T19:34:00Z">
        <w:r w:rsidR="00210BDF">
          <w:t xml:space="preserve">be </w:t>
        </w:r>
      </w:ins>
      <w:r w:rsidR="00683831">
        <w:rPr>
          <w:rFonts w:hint="eastAsia"/>
        </w:rPr>
        <w:t>300</w:t>
      </w:r>
      <w:r w:rsidR="00683831">
        <w:rPr>
          <w:rFonts w:hint="eastAsia"/>
        </w:rPr>
        <w:t>、</w:t>
      </w:r>
      <w:r w:rsidR="00683831">
        <w:rPr>
          <w:rFonts w:hint="eastAsia"/>
        </w:rPr>
        <w:t>800.</w:t>
      </w:r>
    </w:p>
    <w:p w:rsidR="00683831" w:rsidRDefault="00683831" w:rsidP="00446302">
      <w:pPr>
        <w:pStyle w:val="a0"/>
        <w:spacing w:before="156"/>
        <w:ind w:firstLineChars="0" w:firstLine="0"/>
      </w:pPr>
      <w:r>
        <w:rPr>
          <w:rFonts w:hint="eastAsia"/>
        </w:rPr>
        <w:t xml:space="preserve">There are two reasons for this: one is that </w:t>
      </w:r>
      <w:del w:id="626" w:author="陈学锋" w:date="2018-07-12T19:36:00Z">
        <w:r w:rsidDel="00210BDF">
          <w:rPr>
            <w:rFonts w:hint="eastAsia"/>
          </w:rPr>
          <w:delText xml:space="preserve">the </w:delText>
        </w:r>
      </w:del>
      <w:r>
        <w:rPr>
          <w:rFonts w:hint="eastAsia"/>
        </w:rPr>
        <w:t>quotation</w:t>
      </w:r>
      <w:ins w:id="627" w:author="陈学锋" w:date="2018-07-12T19:36:00Z">
        <w:r w:rsidR="00210BDF">
          <w:t>s</w:t>
        </w:r>
      </w:ins>
      <w:del w:id="628" w:author="陈学锋" w:date="2018-07-12T19:36:00Z">
        <w:r w:rsidDel="00210BDF">
          <w:rPr>
            <w:rFonts w:hint="eastAsia"/>
          </w:rPr>
          <w:delText xml:space="preserve"> time by</w:delText>
        </w:r>
      </w:del>
      <w:r>
        <w:rPr>
          <w:rFonts w:hint="eastAsia"/>
        </w:rPr>
        <w:t xml:space="preserve"> </w:t>
      </w:r>
      <w:ins w:id="629" w:author="陈学锋" w:date="2018-07-12T19:36:00Z">
        <w:r w:rsidR="00210BDF">
          <w:t xml:space="preserve">from </w:t>
        </w:r>
      </w:ins>
      <w:r>
        <w:rPr>
          <w:rFonts w:hint="eastAsia"/>
        </w:rPr>
        <w:t>exchange</w:t>
      </w:r>
      <w:ins w:id="630" w:author="陈学锋" w:date="2018-07-12T19:36:00Z">
        <w:r w:rsidR="00210BDF">
          <w:t>s</w:t>
        </w:r>
      </w:ins>
      <w:ins w:id="631" w:author="陈学锋" w:date="2018-07-12T19:35:00Z">
        <w:r w:rsidR="00210BDF">
          <w:t xml:space="preserve"> </w:t>
        </w:r>
      </w:ins>
      <w:r>
        <w:rPr>
          <w:rFonts w:hint="eastAsia"/>
        </w:rPr>
        <w:t>(</w:t>
      </w:r>
      <w:ins w:id="632" w:author="陈学锋" w:date="2018-07-12T19:35:00Z">
        <w:r w:rsidR="00210BDF">
          <w:t xml:space="preserve">in </w:t>
        </w:r>
      </w:ins>
      <w:r w:rsidRPr="000D6062">
        <w:t>millisecond</w:t>
      </w:r>
      <w:ins w:id="633" w:author="陈学锋" w:date="2018-07-21T20:57:00Z">
        <w:r w:rsidR="00324FBA">
          <w:t>s</w:t>
        </w:r>
      </w:ins>
      <w:del w:id="634" w:author="陈学锋" w:date="2018-07-12T19:35:00Z">
        <w:r w:rsidRPr="000D6062" w:rsidDel="00210BDF">
          <w:delText xml:space="preserve"> precision</w:delText>
        </w:r>
      </w:del>
      <w:r>
        <w:rPr>
          <w:rFonts w:hint="eastAsia"/>
        </w:rPr>
        <w:t xml:space="preserve">) </w:t>
      </w:r>
      <w:del w:id="635" w:author="陈学锋" w:date="2018-07-12T19:36:00Z">
        <w:r w:rsidDel="00210BDF">
          <w:rPr>
            <w:rFonts w:hint="eastAsia"/>
          </w:rPr>
          <w:delText xml:space="preserve">is </w:delText>
        </w:r>
      </w:del>
      <w:ins w:id="636" w:author="陈学锋" w:date="2018-07-12T19:36:00Z">
        <w:r w:rsidR="00210BDF">
          <w:t>are</w:t>
        </w:r>
        <w:r w:rsidR="00210BDF">
          <w:rPr>
            <w:rFonts w:hint="eastAsia"/>
          </w:rPr>
          <w:t xml:space="preserve"> </w:t>
        </w:r>
      </w:ins>
      <w:r>
        <w:rPr>
          <w:rFonts w:hint="eastAsia"/>
        </w:rPr>
        <w:t>not constant</w:t>
      </w:r>
      <w:del w:id="637" w:author="陈学锋" w:date="2018-07-12T19:36:00Z">
        <w:r w:rsidDel="00210BDF">
          <w:rPr>
            <w:rFonts w:hint="eastAsia"/>
          </w:rPr>
          <w:delText xml:space="preserve">, </w:delText>
        </w:r>
      </w:del>
      <w:ins w:id="638" w:author="陈学锋" w:date="2018-07-12T19:36:00Z">
        <w:r w:rsidR="00210BDF">
          <w:t>;</w:t>
        </w:r>
        <w:r w:rsidR="00210BDF">
          <w:rPr>
            <w:rFonts w:hint="eastAsia"/>
          </w:rPr>
          <w:t xml:space="preserve"> </w:t>
        </w:r>
      </w:ins>
      <w:r>
        <w:rPr>
          <w:rFonts w:hint="eastAsia"/>
        </w:rPr>
        <w:t>the other is that the push only occurs when the quotation update</w:t>
      </w:r>
      <w:del w:id="639" w:author="陈学锋" w:date="2018-07-12T19:35:00Z">
        <w:r w:rsidDel="00210BDF">
          <w:rPr>
            <w:rFonts w:hint="eastAsia"/>
          </w:rPr>
          <w:delText>s</w:delText>
        </w:r>
      </w:del>
      <w:ins w:id="640" w:author="陈学锋" w:date="2018-07-12T19:35:00Z">
        <w:r w:rsidR="00210BDF">
          <w:t xml:space="preserve"> happens</w:t>
        </w:r>
      </w:ins>
      <w:r>
        <w:rPr>
          <w:rFonts w:hint="eastAsia"/>
        </w:rPr>
        <w:t>.</w:t>
      </w:r>
    </w:p>
    <w:p w:rsidR="00683831" w:rsidRDefault="00683831" w:rsidP="00446302">
      <w:pPr>
        <w:pStyle w:val="a0"/>
        <w:spacing w:before="156"/>
        <w:ind w:firstLineChars="0" w:firstLine="0"/>
      </w:pPr>
      <w:r>
        <w:rPr>
          <w:rFonts w:hint="eastAsia"/>
        </w:rPr>
        <w:t xml:space="preserve">Besides, </w:t>
      </w:r>
      <w:del w:id="641" w:author="陈学锋" w:date="2018-07-12T19:38:00Z">
        <w:r w:rsidR="00C760BA" w:rsidDel="00183B53">
          <w:rPr>
            <w:rFonts w:hint="eastAsia"/>
          </w:rPr>
          <w:delText xml:space="preserve">when connecting </w:delText>
        </w:r>
      </w:del>
      <w:ins w:id="642" w:author="陈学锋" w:date="2018-07-12T19:38:00Z">
        <w:r w:rsidR="00183B53">
          <w:t>after</w:t>
        </w:r>
      </w:ins>
      <w:ins w:id="643" w:author="陈学锋" w:date="2018-07-12T19:39:00Z">
        <w:r w:rsidR="00183B53">
          <w:t xml:space="preserve"> a client</w:t>
        </w:r>
      </w:ins>
      <w:ins w:id="644" w:author="陈学锋" w:date="2018-07-12T19:38:00Z">
        <w:r w:rsidR="00183B53">
          <w:t xml:space="preserve"> </w:t>
        </w:r>
      </w:ins>
      <w:ins w:id="645" w:author="陈学锋" w:date="2018-07-12T19:39:00Z">
        <w:r w:rsidR="00183B53">
          <w:t xml:space="preserve">is </w:t>
        </w:r>
      </w:ins>
      <w:ins w:id="646" w:author="陈学锋" w:date="2018-07-12T19:38:00Z">
        <w:r w:rsidR="00183B53">
          <w:t xml:space="preserve">connected </w:t>
        </w:r>
      </w:ins>
      <w:del w:id="647" w:author="陈学锋" w:date="2018-07-12T19:38:00Z">
        <w:r w:rsidR="00C760BA" w:rsidDel="00183B53">
          <w:rPr>
            <w:rFonts w:hint="eastAsia"/>
          </w:rPr>
          <w:delText xml:space="preserve">with </w:delText>
        </w:r>
      </w:del>
      <w:ins w:id="648" w:author="陈学锋" w:date="2018-07-12T19:38:00Z">
        <w:r w:rsidR="00183B53">
          <w:t>to</w:t>
        </w:r>
        <w:r w:rsidR="00183B53">
          <w:rPr>
            <w:rFonts w:hint="eastAsia"/>
          </w:rPr>
          <w:t xml:space="preserve"> </w:t>
        </w:r>
      </w:ins>
      <w:r w:rsidR="00C760BA">
        <w:rPr>
          <w:rFonts w:hint="eastAsia"/>
        </w:rPr>
        <w:t xml:space="preserve">CTP through CTP API, CTP will </w:t>
      </w:r>
      <w:r w:rsidR="002166F5">
        <w:rPr>
          <w:rFonts w:hint="eastAsia"/>
        </w:rPr>
        <w:t xml:space="preserve">conventionally push </w:t>
      </w:r>
      <w:del w:id="649" w:author="陈学锋" w:date="2018-07-12T19:40:00Z">
        <w:r w:rsidR="002166F5" w:rsidDel="00183B53">
          <w:rPr>
            <w:rFonts w:hint="eastAsia"/>
          </w:rPr>
          <w:delText xml:space="preserve">a </w:delText>
        </w:r>
      </w:del>
      <w:ins w:id="650" w:author="陈学锋" w:date="2018-07-12T19:40:00Z">
        <w:r w:rsidR="00183B53">
          <w:t>the</w:t>
        </w:r>
        <w:r w:rsidR="00183B53">
          <w:rPr>
            <w:rFonts w:hint="eastAsia"/>
          </w:rPr>
          <w:t xml:space="preserve"> </w:t>
        </w:r>
      </w:ins>
      <w:r w:rsidR="002166F5">
        <w:rPr>
          <w:rFonts w:hint="eastAsia"/>
        </w:rPr>
        <w:t xml:space="preserve">latest quotation, to </w:t>
      </w:r>
      <w:del w:id="651" w:author="陈学锋" w:date="2018-07-12T19:40:00Z">
        <w:r w:rsidR="002166F5" w:rsidDel="00183B53">
          <w:rPr>
            <w:rFonts w:hint="eastAsia"/>
          </w:rPr>
          <w:delText xml:space="preserve">notice </w:delText>
        </w:r>
      </w:del>
      <w:ins w:id="652" w:author="陈学锋" w:date="2018-07-12T19:40:00Z">
        <w:r w:rsidR="00183B53">
          <w:t>notify</w:t>
        </w:r>
        <w:r w:rsidR="00183B53">
          <w:rPr>
            <w:rFonts w:hint="eastAsia"/>
          </w:rPr>
          <w:t xml:space="preserve"> </w:t>
        </w:r>
      </w:ins>
      <w:r w:rsidR="002166F5">
        <w:rPr>
          <w:rFonts w:hint="eastAsia"/>
        </w:rPr>
        <w:t xml:space="preserve">the client if the current market has </w:t>
      </w:r>
      <w:ins w:id="653" w:author="陈学锋" w:date="2018-07-12T19:40:00Z">
        <w:r w:rsidR="00183B53">
          <w:t xml:space="preserve">any </w:t>
        </w:r>
      </w:ins>
      <w:r w:rsidR="002166F5">
        <w:rPr>
          <w:rFonts w:hint="eastAsia"/>
        </w:rPr>
        <w:t>quotation.</w:t>
      </w:r>
    </w:p>
    <w:p w:rsidR="002166F5" w:rsidRDefault="002166F5" w:rsidP="00446302">
      <w:pPr>
        <w:pStyle w:val="a0"/>
        <w:spacing w:before="156"/>
        <w:ind w:firstLineChars="0" w:firstLine="0"/>
        <w:rPr>
          <w:b/>
        </w:rPr>
      </w:pPr>
      <w:r w:rsidRPr="002166F5">
        <w:rPr>
          <w:rFonts w:hint="eastAsia"/>
          <w:b/>
        </w:rPr>
        <w:t>[notice]</w:t>
      </w:r>
      <w:r>
        <w:rPr>
          <w:rFonts w:hint="eastAsia"/>
          <w:b/>
        </w:rPr>
        <w:t>: The exchange also pushes quotation</w:t>
      </w:r>
      <w:ins w:id="654" w:author="陈学锋" w:date="2018-07-12T19:40:00Z">
        <w:r w:rsidR="00183B53">
          <w:rPr>
            <w:b/>
          </w:rPr>
          <w:t>s</w:t>
        </w:r>
      </w:ins>
      <w:r>
        <w:rPr>
          <w:rFonts w:hint="eastAsia"/>
          <w:b/>
        </w:rPr>
        <w:t xml:space="preserve"> during the auction and matching period before opening. </w:t>
      </w:r>
      <w:r w:rsidR="00102133">
        <w:rPr>
          <w:rFonts w:hint="eastAsia"/>
          <w:b/>
        </w:rPr>
        <w:t xml:space="preserve">The timestamp of quotation at the open time </w:t>
      </w:r>
      <w:del w:id="655" w:author="陈学锋" w:date="2018-07-12T19:41:00Z">
        <w:r w:rsidR="00102133" w:rsidDel="00183B53">
          <w:rPr>
            <w:rFonts w:hint="eastAsia"/>
            <w:b/>
          </w:rPr>
          <w:delText xml:space="preserve">is </w:delText>
        </w:r>
      </w:del>
      <w:ins w:id="656" w:author="陈学锋" w:date="2018-07-12T19:41:00Z">
        <w:r w:rsidR="00183B53">
          <w:rPr>
            <w:b/>
          </w:rPr>
          <w:t>could</w:t>
        </w:r>
        <w:r w:rsidR="00183B53">
          <w:rPr>
            <w:rFonts w:hint="eastAsia"/>
            <w:b/>
          </w:rPr>
          <w:t xml:space="preserve"> </w:t>
        </w:r>
      </w:ins>
      <w:r w:rsidR="00102133">
        <w:rPr>
          <w:rFonts w:hint="eastAsia"/>
          <w:b/>
        </w:rPr>
        <w:t xml:space="preserve">probably </w:t>
      </w:r>
      <w:ins w:id="657" w:author="陈学锋" w:date="2018-07-12T19:41:00Z">
        <w:r w:rsidR="00183B53">
          <w:rPr>
            <w:b/>
          </w:rPr>
          <w:t xml:space="preserve">be </w:t>
        </w:r>
      </w:ins>
      <w:r w:rsidR="00102133">
        <w:rPr>
          <w:rFonts w:hint="eastAsia"/>
          <w:b/>
        </w:rPr>
        <w:t xml:space="preserve">equal </w:t>
      </w:r>
      <w:ins w:id="658" w:author="陈学锋" w:date="2018-07-12T19:41:00Z">
        <w:r w:rsidR="00183B53">
          <w:rPr>
            <w:b/>
          </w:rPr>
          <w:t xml:space="preserve">to </w:t>
        </w:r>
      </w:ins>
      <w:r w:rsidR="00102133">
        <w:rPr>
          <w:rFonts w:hint="eastAsia"/>
          <w:b/>
        </w:rPr>
        <w:t>or greater than 500, or less than 500.</w:t>
      </w:r>
    </w:p>
    <w:p w:rsidR="00E07587" w:rsidRPr="004F0AB4" w:rsidRDefault="00102133" w:rsidP="004F0AB4">
      <w:pPr>
        <w:pStyle w:val="a0"/>
        <w:spacing w:before="156"/>
        <w:ind w:firstLineChars="0" w:firstLine="0"/>
        <w:rPr>
          <w:b/>
        </w:rPr>
      </w:pPr>
      <w:r w:rsidRPr="002166F5">
        <w:rPr>
          <w:rFonts w:hint="eastAsia"/>
          <w:b/>
        </w:rPr>
        <w:t>[notice]</w:t>
      </w:r>
      <w:r>
        <w:rPr>
          <w:rFonts w:hint="eastAsia"/>
          <w:b/>
        </w:rPr>
        <w:t xml:space="preserve">: </w:t>
      </w:r>
      <w:r w:rsidR="004F0AB4">
        <w:rPr>
          <w:rFonts w:hint="eastAsia"/>
          <w:b/>
        </w:rPr>
        <w:t>In internet environment, after open</w:t>
      </w:r>
      <w:ins w:id="659" w:author="陈学锋" w:date="2018-07-12T19:42:00Z">
        <w:r w:rsidR="00183B53">
          <w:rPr>
            <w:b/>
          </w:rPr>
          <w:t>ing</w:t>
        </w:r>
      </w:ins>
      <w:r w:rsidR="004F0AB4">
        <w:rPr>
          <w:rFonts w:hint="eastAsia"/>
          <w:b/>
        </w:rPr>
        <w:t>, CTP will push the state</w:t>
      </w:r>
      <w:ins w:id="660" w:author="陈学锋" w:date="2018-07-12T19:43:00Z">
        <w:r w:rsidR="00183B53">
          <w:rPr>
            <w:b/>
          </w:rPr>
          <w:t>s</w:t>
        </w:r>
      </w:ins>
      <w:r w:rsidR="004F0AB4">
        <w:rPr>
          <w:rFonts w:hint="eastAsia"/>
          <w:b/>
        </w:rPr>
        <w:t xml:space="preserve"> of contract</w:t>
      </w:r>
      <w:ins w:id="661" w:author="陈学锋" w:date="2018-07-12T19:43:00Z">
        <w:r w:rsidR="00183B53">
          <w:rPr>
            <w:b/>
          </w:rPr>
          <w:t>s</w:t>
        </w:r>
      </w:ins>
      <w:ins w:id="662" w:author="陈学锋" w:date="2018-07-12T19:42:00Z">
        <w:r w:rsidR="00183B53">
          <w:rPr>
            <w:b/>
          </w:rPr>
          <w:t xml:space="preserve"> </w:t>
        </w:r>
      </w:ins>
      <w:r w:rsidR="004F0AB4">
        <w:rPr>
          <w:rFonts w:hint="eastAsia"/>
          <w:b/>
        </w:rPr>
        <w:t xml:space="preserve">(for example, the state of </w:t>
      </w:r>
      <w:ins w:id="663" w:author="陈学锋" w:date="2018-07-12T19:43:00Z">
        <w:r w:rsidR="00183B53">
          <w:rPr>
            <w:b/>
          </w:rPr>
          <w:t xml:space="preserve">a </w:t>
        </w:r>
      </w:ins>
      <w:r w:rsidR="004F0AB4">
        <w:rPr>
          <w:rFonts w:hint="eastAsia"/>
          <w:b/>
        </w:rPr>
        <w:t xml:space="preserve">contract </w:t>
      </w:r>
      <w:del w:id="664" w:author="陈学锋" w:date="2018-07-12T19:44:00Z">
        <w:r w:rsidR="004F0AB4" w:rsidDel="00183B53">
          <w:rPr>
            <w:rFonts w:hint="eastAsia"/>
            <w:b/>
          </w:rPr>
          <w:delText xml:space="preserve">will </w:delText>
        </w:r>
      </w:del>
      <w:ins w:id="665" w:author="陈学锋" w:date="2018-07-12T19:44:00Z">
        <w:r w:rsidR="00183B53">
          <w:rPr>
            <w:b/>
          </w:rPr>
          <w:t>is</w:t>
        </w:r>
        <w:r w:rsidR="00183B53">
          <w:rPr>
            <w:rFonts w:hint="eastAsia"/>
            <w:b/>
          </w:rPr>
          <w:t xml:space="preserve"> </w:t>
        </w:r>
      </w:ins>
      <w:r w:rsidR="004F0AB4">
        <w:rPr>
          <w:rFonts w:hint="eastAsia"/>
          <w:b/>
        </w:rPr>
        <w:t>update</w:t>
      </w:r>
      <w:ins w:id="666" w:author="陈学锋" w:date="2018-07-12T19:43:00Z">
        <w:r w:rsidR="00183B53">
          <w:rPr>
            <w:b/>
          </w:rPr>
          <w:t>d</w:t>
        </w:r>
      </w:ins>
      <w:r w:rsidR="004F0AB4">
        <w:rPr>
          <w:rFonts w:hint="eastAsia"/>
          <w:b/>
        </w:rPr>
        <w:t xml:space="preserve"> to</w:t>
      </w:r>
      <w:bookmarkStart w:id="667" w:name="OLE_LINK157"/>
      <w:bookmarkStart w:id="668" w:name="OLE_LINK158"/>
      <w:r w:rsidR="004F0AB4">
        <w:rPr>
          <w:rFonts w:hint="eastAsia"/>
          <w:b/>
        </w:rPr>
        <w:t xml:space="preserve"> continuous</w:t>
      </w:r>
      <w:bookmarkEnd w:id="667"/>
      <w:bookmarkEnd w:id="668"/>
      <w:r w:rsidR="004F0AB4">
        <w:rPr>
          <w:rFonts w:hint="eastAsia"/>
          <w:b/>
        </w:rPr>
        <w:t xml:space="preserve"> trading after open</w:t>
      </w:r>
      <w:ins w:id="669" w:author="陈学锋" w:date="2018-07-12T19:42:00Z">
        <w:r w:rsidR="00183B53">
          <w:rPr>
            <w:b/>
          </w:rPr>
          <w:t>ing</w:t>
        </w:r>
      </w:ins>
      <w:del w:id="670" w:author="陈学锋" w:date="2018-07-12T19:42:00Z">
        <w:r w:rsidR="004F0AB4" w:rsidDel="00183B53">
          <w:rPr>
            <w:rFonts w:hint="eastAsia"/>
            <w:b/>
          </w:rPr>
          <w:delText>.</w:delText>
        </w:r>
      </w:del>
      <w:r w:rsidR="004F0AB4">
        <w:rPr>
          <w:rFonts w:hint="eastAsia"/>
          <w:b/>
        </w:rPr>
        <w:t xml:space="preserve"> ), and the push time of this message is almost identical with the first quotation time after open</w:t>
      </w:r>
      <w:ins w:id="671" w:author="陈学锋" w:date="2018-07-12T19:47:00Z">
        <w:r w:rsidR="00183B53">
          <w:rPr>
            <w:b/>
          </w:rPr>
          <w:t>ing</w:t>
        </w:r>
      </w:ins>
      <w:r w:rsidR="004F0AB4">
        <w:rPr>
          <w:rFonts w:hint="eastAsia"/>
          <w:b/>
        </w:rPr>
        <w:t>.</w:t>
      </w:r>
    </w:p>
    <w:p w:rsidR="00274F8B" w:rsidRDefault="00F9769E">
      <w:pPr>
        <w:pStyle w:val="1"/>
        <w:numPr>
          <w:ilvl w:val="0"/>
          <w:numId w:val="2"/>
        </w:numPr>
        <w:rPr>
          <w:rFonts w:ascii="Calibri" w:hAnsi="Calibri" w:cs="Calibri"/>
        </w:rPr>
      </w:pPr>
      <w:r>
        <w:rPr>
          <w:rFonts w:ascii="Calibri" w:hAnsi="Calibri" w:cs="Calibri" w:hint="eastAsia"/>
        </w:rPr>
        <w:lastRenderedPageBreak/>
        <w:t>Demo of Trading</w:t>
      </w:r>
      <w:bookmarkEnd w:id="606"/>
      <w:bookmarkEnd w:id="607"/>
    </w:p>
    <w:p w:rsidR="00274F8B" w:rsidRDefault="00F9769E">
      <w:pPr>
        <w:rPr>
          <w:rFonts w:cs="Calibri"/>
        </w:rPr>
      </w:pPr>
      <w:del w:id="672" w:author="陈学锋" w:date="2018-07-12T19:49:00Z">
        <w:r w:rsidDel="000100DE">
          <w:rPr>
            <w:rFonts w:cs="Calibri"/>
          </w:rPr>
          <w:delText xml:space="preserve">Comparing </w:delText>
        </w:r>
      </w:del>
      <w:ins w:id="673" w:author="陈学锋" w:date="2018-07-12T19:49:00Z">
        <w:r w:rsidR="000100DE">
          <w:rPr>
            <w:rFonts w:cs="Calibri"/>
          </w:rPr>
          <w:t xml:space="preserve">Compared </w:t>
        </w:r>
      </w:ins>
      <w:r>
        <w:rPr>
          <w:rFonts w:cs="Calibri"/>
        </w:rPr>
        <w:t xml:space="preserve">with </w:t>
      </w:r>
      <w:r>
        <w:rPr>
          <w:rFonts w:cs="Calibri" w:hint="eastAsia"/>
        </w:rPr>
        <w:t xml:space="preserve">the </w:t>
      </w:r>
      <w:r>
        <w:rPr>
          <w:rFonts w:cs="Calibri"/>
        </w:rPr>
        <w:t xml:space="preserve">quotation API, </w:t>
      </w:r>
      <w:r>
        <w:rPr>
          <w:rFonts w:cs="Calibri" w:hint="eastAsia"/>
        </w:rPr>
        <w:t xml:space="preserve">the </w:t>
      </w:r>
      <w:r>
        <w:rPr>
          <w:rFonts w:cs="Calibri"/>
        </w:rPr>
        <w:t xml:space="preserve">trade API is more </w:t>
      </w:r>
      <w:del w:id="674" w:author="陈学锋" w:date="2018-07-12T19:50:00Z">
        <w:r w:rsidDel="000100DE">
          <w:rPr>
            <w:rFonts w:cs="Calibri"/>
          </w:rPr>
          <w:delText xml:space="preserve">functional </w:delText>
        </w:r>
      </w:del>
      <w:ins w:id="675" w:author="陈学锋" w:date="2018-07-12T19:50:00Z">
        <w:r w:rsidR="000100DE">
          <w:rPr>
            <w:rFonts w:cs="Calibri"/>
          </w:rPr>
          <w:t xml:space="preserve">powerful </w:t>
        </w:r>
      </w:ins>
      <w:r>
        <w:rPr>
          <w:rFonts w:cs="Calibri"/>
        </w:rPr>
        <w:t xml:space="preserve">and more complex. The trade API provides methods </w:t>
      </w:r>
      <w:ins w:id="676" w:author="陈学锋" w:date="2018-07-12T19:52:00Z">
        <w:r w:rsidR="000100DE">
          <w:rPr>
            <w:rFonts w:cs="Calibri"/>
          </w:rPr>
          <w:t xml:space="preserve">that </w:t>
        </w:r>
      </w:ins>
      <w:r>
        <w:rPr>
          <w:rFonts w:cs="Calibri"/>
        </w:rPr>
        <w:t>need to be invoked during investors’ trading process, e</w:t>
      </w:r>
      <w:r>
        <w:rPr>
          <w:rFonts w:cs="Calibri" w:hint="eastAsia"/>
        </w:rPr>
        <w:t>.</w:t>
      </w:r>
      <w:r>
        <w:rPr>
          <w:rFonts w:cs="Calibri"/>
        </w:rPr>
        <w:t>g</w:t>
      </w:r>
      <w:r>
        <w:rPr>
          <w:rFonts w:cs="Calibri" w:hint="eastAsia"/>
        </w:rPr>
        <w:t>.</w:t>
      </w:r>
      <w:r>
        <w:rPr>
          <w:rFonts w:cs="Calibri"/>
        </w:rPr>
        <w:t xml:space="preserve"> placing</w:t>
      </w:r>
      <w:r>
        <w:rPr>
          <w:rFonts w:cs="Calibri" w:hint="eastAsia"/>
        </w:rPr>
        <w:t xml:space="preserve"> an</w:t>
      </w:r>
      <w:r>
        <w:rPr>
          <w:rFonts w:cs="Calibri"/>
        </w:rPr>
        <w:t xml:space="preserve"> order, </w:t>
      </w:r>
      <w:r>
        <w:rPr>
          <w:rFonts w:cs="Calibri" w:hint="eastAsia"/>
        </w:rPr>
        <w:t>canceling an order</w:t>
      </w:r>
      <w:r>
        <w:rPr>
          <w:rFonts w:cs="Calibri"/>
        </w:rPr>
        <w:t xml:space="preserve">, </w:t>
      </w:r>
      <w:ins w:id="677" w:author="陈学锋" w:date="2018-07-12T19:51:00Z">
        <w:r w:rsidR="000100DE">
          <w:rPr>
            <w:rFonts w:cs="Calibri"/>
          </w:rPr>
          <w:t xml:space="preserve">making </w:t>
        </w:r>
      </w:ins>
      <w:r>
        <w:rPr>
          <w:rFonts w:cs="Calibri"/>
        </w:rPr>
        <w:t xml:space="preserve">bank-futures transfer, </w:t>
      </w:r>
      <w:ins w:id="678" w:author="陈学锋" w:date="2018-07-12T19:52:00Z">
        <w:r w:rsidR="000100DE">
          <w:rPr>
            <w:rFonts w:cs="Calibri"/>
          </w:rPr>
          <w:t xml:space="preserve">querying </w:t>
        </w:r>
      </w:ins>
      <w:r>
        <w:rPr>
          <w:rFonts w:cs="Calibri"/>
        </w:rPr>
        <w:t>information</w:t>
      </w:r>
      <w:del w:id="679" w:author="陈学锋" w:date="2018-07-12T19:52:00Z">
        <w:r w:rsidDel="000100DE">
          <w:rPr>
            <w:rFonts w:cs="Calibri"/>
          </w:rPr>
          <w:delText xml:space="preserve"> query</w:delText>
        </w:r>
      </w:del>
      <w:r>
        <w:rPr>
          <w:rFonts w:cs="Calibri"/>
        </w:rPr>
        <w:t>, etc.</w:t>
      </w:r>
    </w:p>
    <w:p w:rsidR="00274F8B" w:rsidRDefault="00F9769E">
      <w:pPr>
        <w:rPr>
          <w:rFonts w:cs="Calibri"/>
        </w:rPr>
      </w:pPr>
      <w:r>
        <w:rPr>
          <w:rFonts w:cs="Calibri"/>
        </w:rPr>
        <w:t xml:space="preserve">The usage is similar </w:t>
      </w:r>
      <w:del w:id="680" w:author="陈学锋" w:date="2018-07-21T21:01:00Z">
        <w:r w:rsidDel="000A4096">
          <w:rPr>
            <w:rFonts w:cs="Calibri"/>
          </w:rPr>
          <w:delText xml:space="preserve">with </w:delText>
        </w:r>
      </w:del>
      <w:ins w:id="681" w:author="陈学锋" w:date="2018-07-21T21:01:00Z">
        <w:r w:rsidR="000A4096">
          <w:rPr>
            <w:rFonts w:cs="Calibri"/>
          </w:rPr>
          <w:t>to</w:t>
        </w:r>
        <w:r w:rsidR="000A4096">
          <w:rPr>
            <w:rFonts w:cs="Calibri"/>
          </w:rPr>
          <w:t xml:space="preserve"> </w:t>
        </w:r>
      </w:ins>
      <w:r>
        <w:rPr>
          <w:rFonts w:cs="Calibri" w:hint="eastAsia"/>
        </w:rPr>
        <w:t xml:space="preserve">the </w:t>
      </w:r>
      <w:r>
        <w:rPr>
          <w:rFonts w:cs="Calibri"/>
        </w:rPr>
        <w:t xml:space="preserve">quotation API. </w:t>
      </w:r>
    </w:p>
    <w:p w:rsidR="00274F8B" w:rsidRDefault="00F9769E">
      <w:pPr>
        <w:pStyle w:val="2"/>
        <w:numPr>
          <w:ilvl w:val="1"/>
          <w:numId w:val="2"/>
        </w:numPr>
        <w:rPr>
          <w:rFonts w:ascii="Calibri" w:hAnsi="Calibri" w:cs="Calibri"/>
        </w:rPr>
      </w:pPr>
      <w:bookmarkStart w:id="682" w:name="_Toc402796991"/>
      <w:bookmarkStart w:id="683" w:name="_Toc4072"/>
      <w:r>
        <w:rPr>
          <w:rFonts w:ascii="Calibri" w:hAnsi="Calibri" w:cs="Calibri"/>
        </w:rPr>
        <w:t xml:space="preserve">Initialization </w:t>
      </w:r>
      <w:r>
        <w:rPr>
          <w:rFonts w:ascii="Calibri" w:hAnsi="Calibri" w:cs="Calibri" w:hint="eastAsia"/>
        </w:rPr>
        <w:t>for</w:t>
      </w:r>
      <w:r>
        <w:rPr>
          <w:rFonts w:ascii="Calibri" w:hAnsi="Calibri" w:cs="Calibri"/>
        </w:rPr>
        <w:t xml:space="preserve"> Trade API</w:t>
      </w:r>
      <w:bookmarkEnd w:id="682"/>
      <w:bookmarkEnd w:id="683"/>
      <w:r>
        <w:rPr>
          <w:rFonts w:ascii="Calibri" w:hAnsi="Calibri" w:cs="Calibri"/>
        </w:rPr>
        <w:t xml:space="preserve"> </w:t>
      </w:r>
    </w:p>
    <w:p w:rsidR="00274F8B" w:rsidRDefault="00F9769E">
      <w:pPr>
        <w:rPr>
          <w:rFonts w:cs="Calibri"/>
        </w:rPr>
      </w:pPr>
      <w:bookmarkStart w:id="684" w:name="OLE_LINK152"/>
      <w:bookmarkStart w:id="685" w:name="OLE_LINK153"/>
      <w:r>
        <w:rPr>
          <w:rFonts w:cs="Calibri"/>
        </w:rPr>
        <w:t xml:space="preserve">Just </w:t>
      </w:r>
      <w:del w:id="686" w:author="陈学锋" w:date="2018-07-12T19:53:00Z">
        <w:r w:rsidDel="000100DE">
          <w:rPr>
            <w:rFonts w:cs="Calibri"/>
          </w:rPr>
          <w:delText xml:space="preserve">as </w:delText>
        </w:r>
      </w:del>
      <w:ins w:id="687" w:author="陈学锋" w:date="2018-07-12T19:53:00Z">
        <w:r w:rsidR="000100DE">
          <w:rPr>
            <w:rFonts w:cs="Calibri"/>
          </w:rPr>
          <w:t xml:space="preserve">like </w:t>
        </w:r>
      </w:ins>
      <w:r>
        <w:rPr>
          <w:rFonts w:cs="Calibri" w:hint="eastAsia"/>
        </w:rPr>
        <w:t xml:space="preserve">the </w:t>
      </w:r>
      <w:r>
        <w:rPr>
          <w:rFonts w:cs="Calibri"/>
        </w:rPr>
        <w:t>quotation API, developers should derive</w:t>
      </w:r>
      <w:ins w:id="688" w:author="陈学锋" w:date="2018-07-12T19:53:00Z">
        <w:r w:rsidR="000100DE">
          <w:rPr>
            <w:rFonts w:cs="Calibri"/>
          </w:rPr>
          <w:t xml:space="preserve"> from the</w:t>
        </w:r>
      </w:ins>
      <w:r>
        <w:rPr>
          <w:rFonts w:cs="Calibri"/>
        </w:rPr>
        <w:t xml:space="preserve"> </w:t>
      </w:r>
      <w:r>
        <w:rPr>
          <w:rFonts w:cs="Calibri"/>
          <w:b/>
        </w:rPr>
        <w:t xml:space="preserve">CThostFtdcTraderSpi </w:t>
      </w:r>
      <w:r>
        <w:rPr>
          <w:rFonts w:cs="Calibri"/>
        </w:rPr>
        <w:t xml:space="preserve">class and implement necessary virtual </w:t>
      </w:r>
      <w:r>
        <w:rPr>
          <w:rFonts w:cs="Calibri" w:hint="eastAsia"/>
        </w:rPr>
        <w:t>functions</w:t>
      </w:r>
      <w:r>
        <w:rPr>
          <w:rFonts w:cs="Calibri"/>
        </w:rPr>
        <w:t xml:space="preserve">.  </w:t>
      </w:r>
    </w:p>
    <w:bookmarkEnd w:id="684"/>
    <w:bookmarkEnd w:id="685"/>
    <w:p w:rsidR="00274F8B" w:rsidRDefault="003822AC">
      <w:pPr>
        <w:rPr>
          <w:rFonts w:cs="Calibri"/>
        </w:rPr>
      </w:pPr>
      <w:r>
        <w:rPr>
          <w:rFonts w:ascii="宋体" w:hAnsi="宋体" w:cs="宋体"/>
          <w:noProof/>
          <w:sz w:val="24"/>
          <w:szCs w:val="24"/>
        </w:rPr>
        <w:drawing>
          <wp:inline distT="0" distB="0" distL="0" distR="0">
            <wp:extent cx="4876800" cy="150495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504950"/>
                    </a:xfrm>
                    <a:prstGeom prst="rect">
                      <a:avLst/>
                    </a:prstGeom>
                    <a:noFill/>
                    <a:ln>
                      <a:noFill/>
                    </a:ln>
                  </pic:spPr>
                </pic:pic>
              </a:graphicData>
            </a:graphic>
          </wp:inline>
        </w:drawing>
      </w:r>
    </w:p>
    <w:p w:rsidR="00274F8B" w:rsidRDefault="00F9769E">
      <w:pPr>
        <w:rPr>
          <w:rFonts w:cs="Calibri"/>
        </w:rPr>
      </w:pPr>
      <w:r>
        <w:rPr>
          <w:rFonts w:cs="Calibri"/>
        </w:rPr>
        <w:t xml:space="preserve">Steps and code are almost the same </w:t>
      </w:r>
      <w:del w:id="689" w:author="陈学锋" w:date="2018-07-12T19:53:00Z">
        <w:r w:rsidDel="000100DE">
          <w:rPr>
            <w:rFonts w:cs="Calibri"/>
          </w:rPr>
          <w:delText xml:space="preserve">with </w:delText>
        </w:r>
      </w:del>
      <w:ins w:id="690" w:author="陈学锋" w:date="2018-07-12T19:53:00Z">
        <w:r w:rsidR="000100DE">
          <w:rPr>
            <w:rFonts w:cs="Calibri"/>
          </w:rPr>
          <w:t xml:space="preserve">as those of the </w:t>
        </w:r>
      </w:ins>
      <w:r>
        <w:rPr>
          <w:rFonts w:cs="Calibri"/>
        </w:rPr>
        <w:t>quotation API (3.2 section).</w:t>
      </w:r>
    </w:p>
    <w:p w:rsidR="00274F8B" w:rsidRDefault="00F9769E">
      <w:pPr>
        <w:rPr>
          <w:rStyle w:val="af"/>
          <w:rFonts w:cs="Calibri"/>
        </w:rPr>
      </w:pPr>
      <w:r>
        <w:rPr>
          <w:rStyle w:val="af"/>
          <w:rFonts w:cs="Calibri"/>
        </w:rPr>
        <w:t>Differences:</w:t>
      </w:r>
    </w:p>
    <w:p w:rsidR="00274F8B" w:rsidRDefault="00F9769E">
      <w:pPr>
        <w:pStyle w:val="19"/>
        <w:numPr>
          <w:ilvl w:val="0"/>
          <w:numId w:val="6"/>
        </w:numPr>
        <w:rPr>
          <w:rFonts w:cs="Calibri"/>
        </w:rPr>
      </w:pPr>
      <w:r>
        <w:rPr>
          <w:rFonts w:cs="Calibri"/>
        </w:rPr>
        <w:t xml:space="preserve">When creating </w:t>
      </w:r>
      <w:ins w:id="691" w:author="陈学锋" w:date="2018-07-12T19:54:00Z">
        <w:r w:rsidR="000100DE">
          <w:rPr>
            <w:rFonts w:cs="Calibri"/>
          </w:rPr>
          <w:t xml:space="preserve">an </w:t>
        </w:r>
      </w:ins>
      <w:r>
        <w:rPr>
          <w:rFonts w:cs="Calibri"/>
        </w:rPr>
        <w:t>API instance, transmit protocol need</w:t>
      </w:r>
      <w:ins w:id="692" w:author="陈学锋" w:date="2018-07-12T19:57:00Z">
        <w:r w:rsidR="000100DE">
          <w:rPr>
            <w:rFonts w:cs="Calibri"/>
          </w:rPr>
          <w:t>s</w:t>
        </w:r>
      </w:ins>
      <w:r>
        <w:rPr>
          <w:rFonts w:cs="Calibri"/>
        </w:rPr>
        <w:t xml:space="preserve"> not </w:t>
      </w:r>
      <w:del w:id="693" w:author="陈学锋" w:date="2018-07-12T19:57:00Z">
        <w:r w:rsidDel="000100DE">
          <w:rPr>
            <w:rFonts w:cs="Calibri"/>
          </w:rPr>
          <w:delText xml:space="preserve">to </w:delText>
        </w:r>
      </w:del>
      <w:r>
        <w:rPr>
          <w:rFonts w:cs="Calibri"/>
        </w:rPr>
        <w:t>be designated, so the method in line 2 only needs one parameter (</w:t>
      </w:r>
      <w:del w:id="694" w:author="陈学锋" w:date="2018-07-13T22:59:00Z">
        <w:r w:rsidDel="006A7F8E">
          <w:rPr>
            <w:rFonts w:cs="Calibri"/>
          </w:rPr>
          <w:delText xml:space="preserve">stream </w:delText>
        </w:r>
      </w:del>
      <w:ins w:id="695" w:author="陈学锋" w:date="2018-07-13T22:59:00Z">
        <w:r w:rsidR="006A7F8E">
          <w:rPr>
            <w:rFonts w:cs="Calibri"/>
          </w:rPr>
          <w:t xml:space="preserve">flow </w:t>
        </w:r>
      </w:ins>
      <w:r>
        <w:rPr>
          <w:rFonts w:cs="Calibri"/>
        </w:rPr>
        <w:t xml:space="preserve">files directory). </w:t>
      </w:r>
    </w:p>
    <w:p w:rsidR="00274F8B" w:rsidRDefault="00F9769E">
      <w:pPr>
        <w:pStyle w:val="19"/>
        <w:numPr>
          <w:ilvl w:val="0"/>
          <w:numId w:val="6"/>
        </w:numPr>
        <w:rPr>
          <w:rFonts w:cs="Calibri"/>
        </w:rPr>
      </w:pPr>
      <w:r>
        <w:rPr>
          <w:rFonts w:cs="Calibri"/>
        </w:rPr>
        <w:t xml:space="preserve">Public stream and private stream need to be subscribed. </w:t>
      </w:r>
    </w:p>
    <w:p w:rsidR="00274F8B" w:rsidRDefault="00F9769E">
      <w:pPr>
        <w:pStyle w:val="19"/>
        <w:ind w:left="360"/>
        <w:rPr>
          <w:rFonts w:cs="Calibri"/>
        </w:rPr>
      </w:pPr>
      <w:r>
        <w:rPr>
          <w:rFonts w:cs="Calibri"/>
        </w:rPr>
        <w:t xml:space="preserve">Public Stream contains information published by exchanges for all clients, e.g. contracts’ trading statuses in the market. </w:t>
      </w:r>
    </w:p>
    <w:p w:rsidR="00274F8B" w:rsidRDefault="00F9769E">
      <w:pPr>
        <w:pStyle w:val="19"/>
        <w:ind w:left="360"/>
        <w:rPr>
          <w:rFonts w:cs="Calibri"/>
        </w:rPr>
      </w:pPr>
      <w:r>
        <w:rPr>
          <w:rFonts w:cs="Calibri"/>
        </w:rPr>
        <w:t>Private Stream contains information sent by exchanges to specified clients, e.g. order return, trade return.</w:t>
      </w:r>
    </w:p>
    <w:p w:rsidR="00274F8B" w:rsidRDefault="00F9769E">
      <w:pPr>
        <w:ind w:firstLine="360"/>
        <w:rPr>
          <w:rStyle w:val="af"/>
          <w:rFonts w:cs="Calibri"/>
          <w:b w:val="0"/>
        </w:rPr>
      </w:pPr>
      <w:r>
        <w:rPr>
          <w:rStyle w:val="af"/>
          <w:rFonts w:cs="Calibri"/>
          <w:b w:val="0"/>
        </w:rPr>
        <w:t>T</w:t>
      </w:r>
      <w:r>
        <w:rPr>
          <w:rStyle w:val="af"/>
          <w:rFonts w:cs="Calibri" w:hint="eastAsia"/>
          <w:b w:val="0"/>
        </w:rPr>
        <w:t>here are three subscription modes:</w:t>
      </w:r>
    </w:p>
    <w:p w:rsidR="00274F8B" w:rsidRDefault="00F9769E">
      <w:pPr>
        <w:pStyle w:val="19"/>
        <w:numPr>
          <w:ilvl w:val="0"/>
          <w:numId w:val="7"/>
        </w:numPr>
        <w:rPr>
          <w:rFonts w:cs="Calibri"/>
        </w:rPr>
      </w:pPr>
      <w:r>
        <w:rPr>
          <w:rFonts w:eastAsia="微软雅黑" w:cs="Calibri"/>
          <w:kern w:val="2"/>
          <w:sz w:val="21"/>
        </w:rPr>
        <w:t xml:space="preserve">Restart: </w:t>
      </w:r>
      <w:r>
        <w:rPr>
          <w:rFonts w:eastAsia="微软雅黑" w:cs="Calibri"/>
        </w:rPr>
        <w:t xml:space="preserve"> </w:t>
      </w:r>
      <w:r>
        <w:rPr>
          <w:rFonts w:cs="Calibri"/>
        </w:rPr>
        <w:t>to re-transmit from the first message of the same type sent by exchange</w:t>
      </w:r>
      <w:r>
        <w:rPr>
          <w:rFonts w:cs="Calibri" w:hint="eastAsia"/>
        </w:rPr>
        <w:t>s</w:t>
      </w:r>
      <w:r>
        <w:rPr>
          <w:rFonts w:cs="Calibri"/>
        </w:rPr>
        <w:t xml:space="preserve"> </w:t>
      </w:r>
      <w:del w:id="696" w:author="陈学锋" w:date="2018-07-12T20:00:00Z">
        <w:r w:rsidDel="002A4769">
          <w:rPr>
            <w:rFonts w:cs="Calibri"/>
          </w:rPr>
          <w:delText xml:space="preserve">in </w:delText>
        </w:r>
      </w:del>
      <w:ins w:id="697" w:author="陈学锋" w:date="2018-07-12T20:00:00Z">
        <w:r w:rsidR="002A4769">
          <w:rPr>
            <w:rFonts w:cs="Calibri"/>
          </w:rPr>
          <w:t xml:space="preserve">on </w:t>
        </w:r>
      </w:ins>
      <w:r>
        <w:rPr>
          <w:rFonts w:cs="Calibri"/>
        </w:rPr>
        <w:t xml:space="preserve">current trading day. </w:t>
      </w:r>
    </w:p>
    <w:p w:rsidR="00274F8B" w:rsidRDefault="00F9769E">
      <w:pPr>
        <w:pStyle w:val="19"/>
        <w:numPr>
          <w:ilvl w:val="0"/>
          <w:numId w:val="7"/>
        </w:numPr>
        <w:rPr>
          <w:rFonts w:cs="Calibri"/>
        </w:rPr>
      </w:pPr>
      <w:r>
        <w:rPr>
          <w:rFonts w:cs="Calibri"/>
        </w:rPr>
        <w:t xml:space="preserve">Resume:  to re-transmit by resuming and continuing from </w:t>
      </w:r>
      <w:ins w:id="698" w:author="陈学锋" w:date="2018-07-12T20:01:00Z">
        <w:r w:rsidR="002A4769">
          <w:rPr>
            <w:rFonts w:cs="Calibri"/>
          </w:rPr>
          <w:t xml:space="preserve">the </w:t>
        </w:r>
      </w:ins>
      <w:r>
        <w:rPr>
          <w:rFonts w:cs="Calibri"/>
        </w:rPr>
        <w:t>last transmission;</w:t>
      </w:r>
    </w:p>
    <w:p w:rsidR="00274F8B" w:rsidRDefault="00F9769E">
      <w:pPr>
        <w:pStyle w:val="19"/>
        <w:numPr>
          <w:ilvl w:val="0"/>
          <w:numId w:val="7"/>
        </w:numPr>
        <w:tabs>
          <w:tab w:val="left" w:pos="420"/>
        </w:tabs>
        <w:rPr>
          <w:rFonts w:cs="Calibri"/>
        </w:rPr>
      </w:pPr>
      <w:r>
        <w:rPr>
          <w:rFonts w:cs="Calibri"/>
        </w:rPr>
        <w:t>Quick:    to transmit from current login.</w:t>
      </w:r>
    </w:p>
    <w:p w:rsidR="00274F8B" w:rsidRDefault="00F9769E">
      <w:pPr>
        <w:pStyle w:val="19"/>
        <w:numPr>
          <w:ilvl w:val="0"/>
          <w:numId w:val="6"/>
        </w:numPr>
        <w:rPr>
          <w:rFonts w:cs="Calibri"/>
        </w:rPr>
      </w:pPr>
      <w:r>
        <w:rPr>
          <w:rFonts w:cs="Calibri"/>
        </w:rPr>
        <w:t xml:space="preserve">The </w:t>
      </w:r>
      <w:del w:id="699" w:author="陈学锋" w:date="2018-07-21T21:04:00Z">
        <w:r w:rsidDel="000A4096">
          <w:rPr>
            <w:rFonts w:cs="Calibri"/>
          </w:rPr>
          <w:delText xml:space="preserve">registered </w:delText>
        </w:r>
      </w:del>
      <w:r>
        <w:rPr>
          <w:rFonts w:cs="Calibri"/>
        </w:rPr>
        <w:t xml:space="preserve">front-end address </w:t>
      </w:r>
      <w:ins w:id="700" w:author="陈学锋" w:date="2018-07-21T21:04:00Z">
        <w:r w:rsidR="000A4096">
          <w:rPr>
            <w:rFonts w:cs="Calibri"/>
          </w:rPr>
          <w:t xml:space="preserve">to register </w:t>
        </w:r>
      </w:ins>
      <w:r>
        <w:rPr>
          <w:rFonts w:cs="Calibri"/>
        </w:rPr>
        <w:t xml:space="preserve">is </w:t>
      </w:r>
      <w:ins w:id="701" w:author="陈学锋" w:date="2018-07-12T20:01:00Z">
        <w:r w:rsidR="002A4769">
          <w:rPr>
            <w:rFonts w:cs="Calibri"/>
          </w:rPr>
          <w:t xml:space="preserve">the </w:t>
        </w:r>
      </w:ins>
      <w:r>
        <w:rPr>
          <w:rFonts w:cs="Calibri"/>
        </w:rPr>
        <w:t>trading front-end address.</w:t>
      </w:r>
    </w:p>
    <w:p w:rsidR="00274F8B" w:rsidRPr="002A4769" w:rsidRDefault="00274F8B">
      <w:pPr>
        <w:pStyle w:val="19"/>
        <w:ind w:left="0"/>
        <w:rPr>
          <w:rFonts w:cs="Calibri"/>
        </w:rPr>
      </w:pPr>
    </w:p>
    <w:p w:rsidR="00274F8B" w:rsidRDefault="00F9769E">
      <w:pPr>
        <w:pStyle w:val="2"/>
        <w:numPr>
          <w:ilvl w:val="1"/>
          <w:numId w:val="2"/>
        </w:numPr>
        <w:rPr>
          <w:rFonts w:ascii="Calibri" w:hAnsi="Calibri" w:cs="Calibri"/>
        </w:rPr>
      </w:pPr>
      <w:bookmarkStart w:id="702" w:name="_Toc402796992"/>
      <w:bookmarkStart w:id="703" w:name="_Toc26745"/>
      <w:r>
        <w:rPr>
          <w:rFonts w:ascii="Calibri" w:hAnsi="Calibri" w:cs="Calibri"/>
        </w:rPr>
        <w:t>Login</w:t>
      </w:r>
      <w:bookmarkEnd w:id="702"/>
      <w:bookmarkEnd w:id="703"/>
    </w:p>
    <w:p w:rsidR="00274F8B" w:rsidRDefault="00F9769E">
      <w:pPr>
        <w:rPr>
          <w:rStyle w:val="af"/>
          <w:rFonts w:cs="Calibri"/>
        </w:rPr>
      </w:pPr>
      <w:r>
        <w:rPr>
          <w:rStyle w:val="af"/>
          <w:rFonts w:cs="Calibri"/>
        </w:rPr>
        <w:t>Authentication</w:t>
      </w:r>
    </w:p>
    <w:p w:rsidR="00274F8B" w:rsidRDefault="00F9769E">
      <w:pPr>
        <w:rPr>
          <w:rFonts w:cs="Calibri"/>
        </w:rPr>
      </w:pPr>
      <w:r>
        <w:rPr>
          <w:rFonts w:cs="Calibri"/>
        </w:rPr>
        <w:lastRenderedPageBreak/>
        <w:t xml:space="preserve">Before </w:t>
      </w:r>
      <w:del w:id="704" w:author="陈学锋" w:date="2018-07-12T20:02:00Z">
        <w:r w:rsidDel="002A4769">
          <w:rPr>
            <w:rFonts w:cs="Calibri"/>
          </w:rPr>
          <w:delText xml:space="preserve">login </w:delText>
        </w:r>
      </w:del>
      <w:ins w:id="705" w:author="陈学锋" w:date="2018-07-12T20:02:00Z">
        <w:r w:rsidR="002A4769">
          <w:rPr>
            <w:rFonts w:cs="Calibri"/>
          </w:rPr>
          <w:t xml:space="preserve">logging </w:t>
        </w:r>
      </w:ins>
      <w:r>
        <w:rPr>
          <w:rFonts w:cs="Calibri"/>
        </w:rPr>
        <w:t xml:space="preserve">into the trading system, </w:t>
      </w:r>
      <w:r>
        <w:rPr>
          <w:rFonts w:cs="Calibri" w:hint="eastAsia"/>
        </w:rPr>
        <w:t xml:space="preserve">if configured, </w:t>
      </w:r>
      <w:r>
        <w:rPr>
          <w:rFonts w:cs="Calibri"/>
        </w:rPr>
        <w:t>authentication is required. Login can be requested only after a successful authentication</w:t>
      </w:r>
      <w:r>
        <w:rPr>
          <w:rFonts w:cs="Calibri" w:hint="eastAsia"/>
        </w:rPr>
        <w:t>.</w:t>
      </w:r>
    </w:p>
    <w:p w:rsidR="00274F8B" w:rsidRDefault="00F9769E">
      <w:pPr>
        <w:rPr>
          <w:rFonts w:cs="Calibri"/>
        </w:rPr>
      </w:pPr>
      <w:r>
        <w:rPr>
          <w:rFonts w:cs="Calibri"/>
        </w:rPr>
        <w:t xml:space="preserve">The authentication can be configured in the settlement platform used by business </w:t>
      </w:r>
      <w:del w:id="706" w:author="陈学锋" w:date="2018-07-12T20:28:00Z">
        <w:r w:rsidDel="00942F6B">
          <w:rPr>
            <w:rFonts w:cs="Calibri"/>
          </w:rPr>
          <w:delText xml:space="preserve">people </w:delText>
        </w:r>
      </w:del>
      <w:ins w:id="707" w:author="陈学锋" w:date="2018-07-12T20:28:00Z">
        <w:r w:rsidR="00942F6B">
          <w:rPr>
            <w:rFonts w:cs="Calibri"/>
          </w:rPr>
          <w:t xml:space="preserve">personnel </w:t>
        </w:r>
      </w:ins>
      <w:r>
        <w:rPr>
          <w:rFonts w:cs="Calibri" w:hint="eastAsia"/>
        </w:rPr>
        <w:t>in</w:t>
      </w:r>
      <w:r>
        <w:rPr>
          <w:rFonts w:cs="Calibri"/>
        </w:rPr>
        <w:t xml:space="preserve"> futures companies. It can be configured to </w:t>
      </w:r>
      <w:r>
        <w:rPr>
          <w:rFonts w:cs="Calibri" w:hint="eastAsia"/>
        </w:rPr>
        <w:t xml:space="preserve">be </w:t>
      </w:r>
      <w:r>
        <w:rPr>
          <w:rFonts w:cs="Calibri"/>
        </w:rPr>
        <w:t>turn</w:t>
      </w:r>
      <w:r>
        <w:rPr>
          <w:rFonts w:cs="Calibri" w:hint="eastAsia"/>
        </w:rPr>
        <w:t>ed</w:t>
      </w:r>
      <w:r>
        <w:rPr>
          <w:rFonts w:cs="Calibri"/>
        </w:rPr>
        <w:t xml:space="preserve"> off, so that clients </w:t>
      </w:r>
      <w:ins w:id="708" w:author="陈学锋" w:date="2018-07-21T21:09:00Z">
        <w:r w:rsidR="001534BC">
          <w:rPr>
            <w:rFonts w:cs="Calibri"/>
          </w:rPr>
          <w:t xml:space="preserve">do not </w:t>
        </w:r>
      </w:ins>
      <w:r>
        <w:rPr>
          <w:rFonts w:cs="Calibri"/>
        </w:rPr>
        <w:t xml:space="preserve">need </w:t>
      </w:r>
      <w:del w:id="709" w:author="陈学锋" w:date="2018-07-21T21:09:00Z">
        <w:r w:rsidDel="001534BC">
          <w:rPr>
            <w:rFonts w:cs="Calibri"/>
          </w:rPr>
          <w:delText xml:space="preserve">not </w:delText>
        </w:r>
      </w:del>
      <w:r>
        <w:rPr>
          <w:rFonts w:cs="Calibri"/>
        </w:rPr>
        <w:t xml:space="preserve">to </w:t>
      </w:r>
      <w:r>
        <w:rPr>
          <w:rFonts w:cs="Calibri" w:hint="eastAsia"/>
        </w:rPr>
        <w:t>be</w:t>
      </w:r>
      <w:r>
        <w:rPr>
          <w:rFonts w:cs="Calibri"/>
        </w:rPr>
        <w:t xml:space="preserve"> authenticated. Otherwise, futures companies </w:t>
      </w:r>
      <w:r>
        <w:rPr>
          <w:rFonts w:cs="Calibri" w:hint="eastAsia"/>
        </w:rPr>
        <w:t>need</w:t>
      </w:r>
      <w:r>
        <w:rPr>
          <w:rFonts w:cs="Calibri"/>
        </w:rPr>
        <w:t xml:space="preserve"> </w:t>
      </w:r>
      <w:ins w:id="710" w:author="陈学锋" w:date="2018-07-12T20:29:00Z">
        <w:r w:rsidR="00942F6B">
          <w:rPr>
            <w:rFonts w:cs="Calibri"/>
          </w:rPr>
          <w:t xml:space="preserve">to </w:t>
        </w:r>
      </w:ins>
      <w:r>
        <w:rPr>
          <w:rFonts w:cs="Calibri"/>
        </w:rPr>
        <w:t xml:space="preserve">maintain the authentication code (AuthCode) for client programs in the settlement platform. </w:t>
      </w:r>
    </w:p>
    <w:p w:rsidR="00274F8B" w:rsidRDefault="00F9769E">
      <w:pPr>
        <w:rPr>
          <w:rFonts w:cs="Calibri"/>
        </w:rPr>
      </w:pPr>
      <w:r>
        <w:rPr>
          <w:rFonts w:cs="Calibri"/>
        </w:rPr>
        <w:t>The authentication uses ReqAuthenticate (request an authentication) and OnRspAuthenticate (return the authentication response from the server) methods.</w:t>
      </w:r>
    </w:p>
    <w:p w:rsidR="00274F8B" w:rsidRDefault="00F9769E">
      <w:pPr>
        <w:rPr>
          <w:rStyle w:val="af"/>
          <w:rFonts w:cs="Calibri"/>
        </w:rPr>
      </w:pPr>
      <w:r>
        <w:rPr>
          <w:rStyle w:val="af"/>
          <w:rFonts w:cs="Calibri"/>
        </w:rPr>
        <w:t>Login</w:t>
      </w:r>
    </w:p>
    <w:p w:rsidR="00274F8B" w:rsidRDefault="00F9769E">
      <w:pPr>
        <w:rPr>
          <w:rFonts w:cs="Calibri"/>
        </w:rPr>
      </w:pPr>
      <w:r>
        <w:rPr>
          <w:rFonts w:cs="Calibri"/>
        </w:rPr>
        <w:t xml:space="preserve">Requesting login in trade API is the same </w:t>
      </w:r>
      <w:del w:id="711" w:author="陈学锋" w:date="2018-07-12T20:29:00Z">
        <w:r w:rsidDel="00942F6B">
          <w:rPr>
            <w:rFonts w:cs="Calibri"/>
          </w:rPr>
          <w:delText xml:space="preserve">with </w:delText>
        </w:r>
      </w:del>
      <w:ins w:id="712" w:author="陈学锋" w:date="2018-07-12T20:29:00Z">
        <w:r w:rsidR="00942F6B">
          <w:rPr>
            <w:rFonts w:cs="Calibri"/>
          </w:rPr>
          <w:t xml:space="preserve">as </w:t>
        </w:r>
      </w:ins>
      <w:r>
        <w:rPr>
          <w:rFonts w:cs="Calibri"/>
        </w:rPr>
        <w:t>that in quotation API.</w:t>
      </w:r>
    </w:p>
    <w:p w:rsidR="00274F8B" w:rsidRDefault="00F9769E">
      <w:pPr>
        <w:rPr>
          <w:rFonts w:cs="Calibri"/>
        </w:rPr>
      </w:pPr>
      <w:r>
        <w:rPr>
          <w:rFonts w:cs="Calibri"/>
        </w:rPr>
        <w:t xml:space="preserve">After </w:t>
      </w:r>
      <w:del w:id="713" w:author="陈学锋" w:date="2018-07-12T20:30:00Z">
        <w:r w:rsidDel="00942F6B">
          <w:rPr>
            <w:rFonts w:cs="Calibri"/>
          </w:rPr>
          <w:delText xml:space="preserve">login </w:delText>
        </w:r>
      </w:del>
      <w:ins w:id="714" w:author="陈学锋" w:date="2018-07-12T20:30:00Z">
        <w:r w:rsidR="00942F6B">
          <w:rPr>
            <w:rFonts w:cs="Calibri"/>
          </w:rPr>
          <w:t xml:space="preserve">logging in </w:t>
        </w:r>
      </w:ins>
      <w:r>
        <w:rPr>
          <w:rFonts w:cs="Calibri"/>
        </w:rPr>
        <w:t xml:space="preserve">successfully, the pRspUserLogin parameter in OnRspUserLogin method will contain front ID (FrontID), session ID (SessionID), </w:t>
      </w:r>
      <w:r>
        <w:rPr>
          <w:rFonts w:cs="Calibri" w:hint="eastAsia"/>
        </w:rPr>
        <w:t xml:space="preserve">and the </w:t>
      </w:r>
      <w:r>
        <w:rPr>
          <w:rFonts w:cs="Calibri"/>
        </w:rPr>
        <w:t xml:space="preserve">maximum order reference </w:t>
      </w:r>
      <w:r>
        <w:rPr>
          <w:rFonts w:cs="Calibri" w:hint="eastAsia"/>
        </w:rPr>
        <w:t>number</w:t>
      </w:r>
      <w:r>
        <w:rPr>
          <w:rFonts w:cs="Calibri"/>
        </w:rPr>
        <w:t xml:space="preserve"> (MaxOrderRef). </w:t>
      </w:r>
    </w:p>
    <w:p w:rsidR="00274F8B" w:rsidRDefault="00F9769E">
      <w:pPr>
        <w:pStyle w:val="19"/>
        <w:numPr>
          <w:ilvl w:val="0"/>
          <w:numId w:val="8"/>
        </w:numPr>
        <w:tabs>
          <w:tab w:val="left" w:pos="420"/>
        </w:tabs>
        <w:ind w:left="0" w:firstLine="420"/>
        <w:rPr>
          <w:rFonts w:cs="Calibri"/>
        </w:rPr>
      </w:pPr>
      <w:r>
        <w:rPr>
          <w:rFonts w:cs="Calibri"/>
        </w:rPr>
        <w:t xml:space="preserve">FrontID is the ID of the front-end </w:t>
      </w:r>
      <w:del w:id="715" w:author="陈学锋" w:date="2018-07-12T20:31:00Z">
        <w:r w:rsidDel="00942F6B">
          <w:rPr>
            <w:rFonts w:cs="Calibri"/>
          </w:rPr>
          <w:delText xml:space="preserve">which </w:delText>
        </w:r>
      </w:del>
      <w:ins w:id="716" w:author="陈学锋" w:date="2018-07-12T20:31:00Z">
        <w:r w:rsidR="00942F6B">
          <w:rPr>
            <w:rFonts w:cs="Calibri"/>
          </w:rPr>
          <w:t xml:space="preserve">that </w:t>
        </w:r>
      </w:ins>
      <w:r>
        <w:rPr>
          <w:rFonts w:cs="Calibri"/>
        </w:rPr>
        <w:t xml:space="preserve">the client connects </w:t>
      </w:r>
      <w:del w:id="717" w:author="陈学锋" w:date="2018-07-12T20:31:00Z">
        <w:r w:rsidDel="00942F6B">
          <w:rPr>
            <w:rFonts w:cs="Calibri"/>
          </w:rPr>
          <w:delText>with</w:delText>
        </w:r>
      </w:del>
      <w:ins w:id="718" w:author="陈学锋" w:date="2018-07-12T20:31:00Z">
        <w:r w:rsidR="00942F6B">
          <w:rPr>
            <w:rFonts w:cs="Calibri"/>
          </w:rPr>
          <w:t>to</w:t>
        </w:r>
      </w:ins>
      <w:r>
        <w:rPr>
          <w:rFonts w:cs="Calibri"/>
        </w:rPr>
        <w:t xml:space="preserve">. </w:t>
      </w:r>
    </w:p>
    <w:p w:rsidR="00274F8B" w:rsidRDefault="00F9769E">
      <w:pPr>
        <w:pStyle w:val="19"/>
        <w:numPr>
          <w:ilvl w:val="0"/>
          <w:numId w:val="8"/>
        </w:numPr>
        <w:tabs>
          <w:tab w:val="left" w:pos="420"/>
        </w:tabs>
        <w:ind w:left="0" w:firstLine="420"/>
        <w:rPr>
          <w:rFonts w:cs="Calibri"/>
        </w:rPr>
      </w:pPr>
      <w:r>
        <w:rPr>
          <w:rFonts w:cs="Calibri"/>
        </w:rPr>
        <w:t>SessionID is the session</w:t>
      </w:r>
      <w:del w:id="719" w:author="陈学锋" w:date="2018-07-12T20:31:00Z">
        <w:r w:rsidDel="00942F6B">
          <w:rPr>
            <w:rFonts w:cs="Calibri"/>
          </w:rPr>
          <w:delText>’s</w:delText>
        </w:r>
      </w:del>
      <w:r>
        <w:rPr>
          <w:rFonts w:cs="Calibri"/>
        </w:rPr>
        <w:t xml:space="preserve"> </w:t>
      </w:r>
      <w:r>
        <w:rPr>
          <w:rFonts w:cs="Calibri" w:hint="eastAsia"/>
        </w:rPr>
        <w:t>ID</w:t>
      </w:r>
      <w:r>
        <w:rPr>
          <w:rFonts w:cs="Calibri"/>
        </w:rPr>
        <w:t xml:space="preserve"> </w:t>
      </w:r>
      <w:del w:id="720" w:author="陈学锋" w:date="2018-07-12T20:31:00Z">
        <w:r w:rsidDel="00942F6B">
          <w:rPr>
            <w:rFonts w:cs="Calibri"/>
          </w:rPr>
          <w:delText xml:space="preserve">for </w:delText>
        </w:r>
      </w:del>
      <w:ins w:id="721" w:author="陈学锋" w:date="2018-07-12T20:31:00Z">
        <w:r w:rsidR="00942F6B">
          <w:rPr>
            <w:rFonts w:cs="Calibri"/>
          </w:rPr>
          <w:t xml:space="preserve">of </w:t>
        </w:r>
      </w:ins>
      <w:r>
        <w:rPr>
          <w:rFonts w:cs="Calibri"/>
        </w:rPr>
        <w:t xml:space="preserve">the connection between the client and the front-end server. </w:t>
      </w:r>
    </w:p>
    <w:p w:rsidR="00274F8B" w:rsidRDefault="00F9769E">
      <w:pPr>
        <w:pStyle w:val="19"/>
        <w:numPr>
          <w:ilvl w:val="0"/>
          <w:numId w:val="8"/>
        </w:numPr>
        <w:tabs>
          <w:tab w:val="left" w:pos="420"/>
        </w:tabs>
        <w:ind w:left="0" w:firstLine="420"/>
        <w:rPr>
          <w:rFonts w:cs="Calibri"/>
        </w:rPr>
      </w:pPr>
      <w:r>
        <w:rPr>
          <w:rFonts w:cs="Calibri"/>
        </w:rPr>
        <w:t xml:space="preserve">MaxOrderRef is the maximum </w:t>
      </w:r>
      <w:del w:id="722" w:author="陈学锋" w:date="2018-07-12T20:32:00Z">
        <w:r w:rsidDel="00942F6B">
          <w:rPr>
            <w:rFonts w:cs="Calibri"/>
          </w:rPr>
          <w:delText xml:space="preserve">number for </w:delText>
        </w:r>
      </w:del>
      <w:r>
        <w:rPr>
          <w:rFonts w:cs="Calibri"/>
        </w:rPr>
        <w:t>OrderRef</w:t>
      </w:r>
      <w:ins w:id="723" w:author="陈学锋" w:date="2018-07-12T20:32:00Z">
        <w:r w:rsidR="00942F6B">
          <w:rPr>
            <w:rFonts w:cs="Calibri"/>
          </w:rPr>
          <w:t xml:space="preserve"> number</w:t>
        </w:r>
      </w:ins>
      <w:r>
        <w:rPr>
          <w:rFonts w:cs="Calibri" w:hint="eastAsia"/>
        </w:rPr>
        <w:t xml:space="preserve"> of </w:t>
      </w:r>
      <w:ins w:id="724" w:author="陈学锋" w:date="2018-07-21T21:11:00Z">
        <w:r w:rsidR="001534BC">
          <w:rPr>
            <w:rFonts w:cs="Calibri"/>
          </w:rPr>
          <w:t xml:space="preserve">the </w:t>
        </w:r>
      </w:ins>
      <w:r>
        <w:rPr>
          <w:rFonts w:cs="Calibri" w:hint="eastAsia"/>
        </w:rPr>
        <w:t>current session</w:t>
      </w:r>
      <w:r>
        <w:rPr>
          <w:rFonts w:cs="Calibri"/>
        </w:rPr>
        <w:t xml:space="preserve">. </w:t>
      </w:r>
      <w:r>
        <w:rPr>
          <w:rFonts w:cs="Calibri" w:hint="eastAsia"/>
        </w:rPr>
        <w:t xml:space="preserve">The </w:t>
      </w:r>
      <w:r>
        <w:rPr>
          <w:rFonts w:cs="Calibri"/>
        </w:rPr>
        <w:t xml:space="preserve">OrderRef is </w:t>
      </w:r>
      <w:r>
        <w:rPr>
          <w:rFonts w:cs="Calibri" w:hint="eastAsia"/>
        </w:rPr>
        <w:t xml:space="preserve">a </w:t>
      </w:r>
      <w:del w:id="725" w:author="陈学锋" w:date="2018-07-21T21:11:00Z">
        <w:r w:rsidDel="001534BC">
          <w:rPr>
            <w:rFonts w:cs="Calibri" w:hint="eastAsia"/>
          </w:rPr>
          <w:tab/>
        </w:r>
        <w:r w:rsidDel="001534BC">
          <w:rPr>
            <w:rFonts w:cs="Calibri" w:hint="eastAsia"/>
          </w:rPr>
          <w:tab/>
        </w:r>
        <w:r w:rsidDel="001534BC">
          <w:rPr>
            <w:rFonts w:cs="Calibri" w:hint="eastAsia"/>
          </w:rPr>
          <w:tab/>
        </w:r>
        <w:r w:rsidDel="001534BC">
          <w:rPr>
            <w:rFonts w:cs="Calibri" w:hint="eastAsia"/>
          </w:rPr>
          <w:tab/>
        </w:r>
      </w:del>
      <w:r>
        <w:rPr>
          <w:rFonts w:cs="Calibri"/>
        </w:rPr>
        <w:t xml:space="preserve">unique </w:t>
      </w:r>
      <w:ins w:id="726" w:author="陈学锋" w:date="2018-07-12T20:32:00Z">
        <w:r w:rsidR="00942F6B">
          <w:rPr>
            <w:rFonts w:cs="Calibri"/>
          </w:rPr>
          <w:t xml:space="preserve">identification </w:t>
        </w:r>
      </w:ins>
      <w:r>
        <w:rPr>
          <w:rFonts w:cs="Calibri" w:hint="eastAsia"/>
        </w:rPr>
        <w:t>number</w:t>
      </w:r>
      <w:r>
        <w:rPr>
          <w:rFonts w:cs="Calibri"/>
        </w:rPr>
        <w:t xml:space="preserve"> for orders in one session. If the client does not assign a value </w:t>
      </w:r>
      <w:del w:id="727" w:author="陈学锋" w:date="2018-07-12T20:33:00Z">
        <w:r w:rsidDel="00942F6B">
          <w:rPr>
            <w:rFonts w:cs="Calibri"/>
          </w:rPr>
          <w:delText xml:space="preserve">for </w:delText>
        </w:r>
      </w:del>
      <w:ins w:id="728" w:author="陈学锋" w:date="2018-07-12T20:33:00Z">
        <w:r w:rsidR="00942F6B">
          <w:rPr>
            <w:rFonts w:cs="Calibri"/>
          </w:rPr>
          <w:t xml:space="preserve">to </w:t>
        </w:r>
      </w:ins>
      <w:r>
        <w:rPr>
          <w:rFonts w:cs="Calibri"/>
        </w:rPr>
        <w:t xml:space="preserve">OrderRef, </w:t>
      </w:r>
      <w:ins w:id="729" w:author="陈学锋" w:date="2018-07-12T20:33:00Z">
        <w:r w:rsidR="00942F6B">
          <w:rPr>
            <w:rFonts w:cs="Calibri"/>
          </w:rPr>
          <w:t xml:space="preserve">the </w:t>
        </w:r>
      </w:ins>
      <w:r>
        <w:rPr>
          <w:rFonts w:cs="Calibri"/>
        </w:rPr>
        <w:t>server will</w:t>
      </w:r>
      <w:del w:id="730" w:author="陈学锋" w:date="2018-07-12T20:33:00Z">
        <w:r w:rsidDel="00942F6B">
          <w:rPr>
            <w:rFonts w:cs="Calibri"/>
          </w:rPr>
          <w:delText xml:space="preserve"> </w:delText>
        </w:r>
        <w:r w:rsidDel="00942F6B">
          <w:rPr>
            <w:rFonts w:cs="Calibri" w:hint="eastAsia"/>
          </w:rPr>
          <w:tab/>
        </w:r>
        <w:r w:rsidDel="00942F6B">
          <w:rPr>
            <w:rFonts w:cs="Calibri" w:hint="eastAsia"/>
          </w:rPr>
          <w:tab/>
        </w:r>
      </w:del>
      <w:ins w:id="731" w:author="陈学锋" w:date="2018-07-12T20:33:00Z">
        <w:r w:rsidR="00942F6B">
          <w:rPr>
            <w:rFonts w:cs="Calibri"/>
          </w:rPr>
          <w:t xml:space="preserve"> </w:t>
        </w:r>
      </w:ins>
      <w:r>
        <w:rPr>
          <w:rFonts w:cs="Calibri"/>
        </w:rPr>
        <w:t xml:space="preserve">assign it automatically. If the client assigns a value, the value </w:t>
      </w:r>
      <w:del w:id="732" w:author="陈学锋" w:date="2018-07-12T20:33:00Z">
        <w:r w:rsidDel="00942F6B">
          <w:rPr>
            <w:rFonts w:cs="Calibri"/>
          </w:rPr>
          <w:delText xml:space="preserve">can </w:delText>
        </w:r>
      </w:del>
      <w:ins w:id="733" w:author="陈学锋" w:date="2018-07-12T20:33:00Z">
        <w:r w:rsidR="00942F6B">
          <w:rPr>
            <w:rFonts w:cs="Calibri"/>
          </w:rPr>
          <w:t xml:space="preserve">will </w:t>
        </w:r>
      </w:ins>
      <w:r>
        <w:rPr>
          <w:rFonts w:cs="Calibri"/>
        </w:rPr>
        <w:t>be incremented from MaxOrderRef</w:t>
      </w:r>
      <w:del w:id="734" w:author="陈学锋" w:date="2018-07-12T20:33:00Z">
        <w:r w:rsidDel="00942F6B">
          <w:rPr>
            <w:rFonts w:cs="Calibri"/>
          </w:rPr>
          <w:delText xml:space="preserve"> </w:delText>
        </w:r>
        <w:r w:rsidDel="00942F6B">
          <w:rPr>
            <w:rFonts w:cs="Calibri" w:hint="eastAsia"/>
          </w:rPr>
          <w:tab/>
        </w:r>
        <w:r w:rsidDel="00942F6B">
          <w:rPr>
            <w:rFonts w:cs="Calibri" w:hint="eastAsia"/>
          </w:rPr>
          <w:tab/>
        </w:r>
      </w:del>
      <w:ins w:id="735" w:author="陈学锋" w:date="2018-07-12T20:33:00Z">
        <w:r w:rsidR="00942F6B">
          <w:rPr>
            <w:rFonts w:cs="Calibri"/>
          </w:rPr>
          <w:t xml:space="preserve"> </w:t>
        </w:r>
      </w:ins>
      <w:r>
        <w:rPr>
          <w:rFonts w:cs="Calibri"/>
        </w:rPr>
        <w:t xml:space="preserve">to </w:t>
      </w:r>
      <w:del w:id="736" w:author="陈学锋" w:date="2018-07-12T20:34:00Z">
        <w:r w:rsidDel="00942F6B">
          <w:rPr>
            <w:rFonts w:cs="Calibri"/>
          </w:rPr>
          <w:delText xml:space="preserve">prevent </w:delText>
        </w:r>
      </w:del>
      <w:ins w:id="737" w:author="陈学锋" w:date="2018-07-12T20:34:00Z">
        <w:r w:rsidR="00942F6B">
          <w:rPr>
            <w:rFonts w:cs="Calibri"/>
          </w:rPr>
          <w:t xml:space="preserve">avoid </w:t>
        </w:r>
      </w:ins>
      <w:r>
        <w:rPr>
          <w:rFonts w:cs="Calibri"/>
        </w:rPr>
        <w:t xml:space="preserve">duplication with other orders. </w:t>
      </w:r>
    </w:p>
    <w:p w:rsidR="00274F8B" w:rsidRDefault="00F9769E">
      <w:pPr>
        <w:rPr>
          <w:rFonts w:cs="Calibri"/>
          <w:b/>
        </w:rPr>
      </w:pPr>
      <w:r>
        <w:rPr>
          <w:rFonts w:cs="Calibri"/>
          <w:b/>
        </w:rPr>
        <w:t xml:space="preserve">Note: Currently, if </w:t>
      </w:r>
      <w:ins w:id="738" w:author="陈学锋" w:date="2018-07-12T20:38:00Z">
        <w:r w:rsidR="0054125D">
          <w:rPr>
            <w:rFonts w:cs="Calibri"/>
            <w:b/>
          </w:rPr>
          <w:t xml:space="preserve">a </w:t>
        </w:r>
      </w:ins>
      <w:r>
        <w:rPr>
          <w:rFonts w:cs="Calibri"/>
          <w:b/>
        </w:rPr>
        <w:t>user uses ReqUserLogout to log</w:t>
      </w:r>
      <w:ins w:id="739" w:author="陈学锋" w:date="2018-07-12T20:38:00Z">
        <w:r w:rsidR="0054125D">
          <w:rPr>
            <w:rFonts w:cs="Calibri"/>
            <w:b/>
          </w:rPr>
          <w:t xml:space="preserve"> </w:t>
        </w:r>
      </w:ins>
      <w:r>
        <w:rPr>
          <w:rFonts w:cs="Calibri"/>
          <w:b/>
        </w:rPr>
        <w:t xml:space="preserve">out, </w:t>
      </w:r>
      <w:ins w:id="740" w:author="陈学锋" w:date="2018-07-12T20:38:00Z">
        <w:r w:rsidR="0054125D">
          <w:rPr>
            <w:rFonts w:cs="Calibri"/>
            <w:b/>
          </w:rPr>
          <w:t xml:space="preserve">the </w:t>
        </w:r>
      </w:ins>
      <w:r>
        <w:rPr>
          <w:rFonts w:cs="Calibri"/>
          <w:b/>
        </w:rPr>
        <w:t>current connection will be disconnected. After re-login, a new connection will be established, the SessionID will be reset and the MaxOrderRef will start from 0.</w:t>
      </w:r>
    </w:p>
    <w:p w:rsidR="00274F8B" w:rsidRDefault="00274F8B" w:rsidP="003822AC">
      <w:pPr>
        <w:pStyle w:val="a0"/>
        <w:spacing w:before="156"/>
        <w:ind w:firstLine="240"/>
      </w:pPr>
    </w:p>
    <w:p w:rsidR="00274F8B" w:rsidRPr="005139C4" w:rsidRDefault="00F9769E">
      <w:pPr>
        <w:pStyle w:val="2"/>
        <w:numPr>
          <w:ilvl w:val="1"/>
          <w:numId w:val="2"/>
        </w:numPr>
        <w:rPr>
          <w:rStyle w:val="af"/>
          <w:rFonts w:ascii="Calibri" w:hAnsi="Calibri" w:cs="Calibri"/>
          <w:b/>
        </w:rPr>
      </w:pPr>
      <w:bookmarkStart w:id="741" w:name="_Toc402796993"/>
      <w:bookmarkStart w:id="742" w:name="_Toc3673"/>
      <w:r w:rsidRPr="005139C4">
        <w:rPr>
          <w:rStyle w:val="af"/>
          <w:rFonts w:ascii="Calibri" w:hAnsi="Calibri" w:cs="Calibri"/>
          <w:b/>
        </w:rPr>
        <w:t>Confirm Settlement Info</w:t>
      </w:r>
      <w:bookmarkEnd w:id="741"/>
      <w:bookmarkEnd w:id="742"/>
    </w:p>
    <w:p w:rsidR="00274F8B" w:rsidRDefault="00F9769E">
      <w:pPr>
        <w:rPr>
          <w:rFonts w:cs="Calibri"/>
        </w:rPr>
      </w:pPr>
      <w:bookmarkStart w:id="743" w:name="OLE_LINK159"/>
      <w:bookmarkStart w:id="744" w:name="OLE_LINK160"/>
      <w:r>
        <w:rPr>
          <w:rFonts w:cs="Calibri"/>
        </w:rPr>
        <w:t xml:space="preserve">In order to let investors know their trading </w:t>
      </w:r>
      <w:r>
        <w:rPr>
          <w:rFonts w:cs="Calibri" w:hint="eastAsia"/>
        </w:rPr>
        <w:t>statuses</w:t>
      </w:r>
      <w:r>
        <w:rPr>
          <w:rFonts w:cs="Calibri"/>
        </w:rPr>
        <w:t xml:space="preserve"> (e.g. available funds, positions, margin occupancy, etc.) timely and accurately and understand their risk statuses, CTP requires inve</w:t>
      </w:r>
      <w:bookmarkEnd w:id="743"/>
      <w:bookmarkEnd w:id="744"/>
      <w:r>
        <w:rPr>
          <w:rFonts w:cs="Calibri"/>
        </w:rPr>
        <w:t xml:space="preserve">stors </w:t>
      </w:r>
      <w:del w:id="745" w:author="陈学锋" w:date="2018-07-12T20:43:00Z">
        <w:r w:rsidDel="0054125D">
          <w:rPr>
            <w:rFonts w:cs="Calibri"/>
          </w:rPr>
          <w:delText xml:space="preserve">confirming </w:delText>
        </w:r>
      </w:del>
      <w:ins w:id="746" w:author="陈学锋" w:date="2018-07-12T20:43:00Z">
        <w:r w:rsidR="0054125D">
          <w:rPr>
            <w:rFonts w:cs="Calibri"/>
          </w:rPr>
          <w:t xml:space="preserve">to confirm </w:t>
        </w:r>
      </w:ins>
      <w:r>
        <w:rPr>
          <w:rFonts w:cs="Calibri"/>
        </w:rPr>
        <w:t xml:space="preserve">the settlement info of the </w:t>
      </w:r>
      <w:del w:id="747" w:author="陈学锋" w:date="2018-07-12T20:43:00Z">
        <w:r w:rsidDel="0054125D">
          <w:rPr>
            <w:rFonts w:cs="Calibri"/>
          </w:rPr>
          <w:delText xml:space="preserve">last </w:delText>
        </w:r>
      </w:del>
      <w:ins w:id="748" w:author="陈学锋" w:date="2018-07-12T20:43:00Z">
        <w:r w:rsidR="0054125D">
          <w:rPr>
            <w:rFonts w:cs="Calibri"/>
          </w:rPr>
          <w:t xml:space="preserve">prior </w:t>
        </w:r>
      </w:ins>
      <w:r>
        <w:rPr>
          <w:rFonts w:cs="Calibri"/>
        </w:rPr>
        <w:t xml:space="preserve">trading day, when </w:t>
      </w:r>
      <w:del w:id="749" w:author="陈学锋" w:date="2018-07-21T21:13:00Z">
        <w:r w:rsidDel="001534BC">
          <w:rPr>
            <w:rFonts w:cs="Calibri"/>
          </w:rPr>
          <w:delText xml:space="preserve">the first time </w:delText>
        </w:r>
      </w:del>
      <w:r>
        <w:rPr>
          <w:rFonts w:cs="Calibri"/>
        </w:rPr>
        <w:t>they log</w:t>
      </w:r>
      <w:ins w:id="750" w:author="陈学锋" w:date="2018-07-12T20:43:00Z">
        <w:r w:rsidR="0054125D">
          <w:rPr>
            <w:rFonts w:cs="Calibri"/>
          </w:rPr>
          <w:t xml:space="preserve"> </w:t>
        </w:r>
      </w:ins>
      <w:r>
        <w:rPr>
          <w:rFonts w:cs="Calibri"/>
        </w:rPr>
        <w:t xml:space="preserve">in </w:t>
      </w:r>
      <w:del w:id="751" w:author="陈学锋" w:date="2018-07-12T20:43:00Z">
        <w:r w:rsidDel="0054125D">
          <w:rPr>
            <w:rFonts w:cs="Calibri"/>
          </w:rPr>
          <w:delText xml:space="preserve">in </w:delText>
        </w:r>
      </w:del>
      <w:ins w:id="752" w:author="陈学锋" w:date="2018-07-12T20:43:00Z">
        <w:r w:rsidR="0054125D">
          <w:rPr>
            <w:rFonts w:cs="Calibri"/>
          </w:rPr>
          <w:t xml:space="preserve">on </w:t>
        </w:r>
      </w:ins>
      <w:r>
        <w:rPr>
          <w:rFonts w:cs="Calibri"/>
        </w:rPr>
        <w:t>current trading day</w:t>
      </w:r>
      <w:ins w:id="753" w:author="陈学锋" w:date="2018-07-21T21:13:00Z">
        <w:r w:rsidR="001534BC">
          <w:rPr>
            <w:rFonts w:cs="Calibri"/>
          </w:rPr>
          <w:t xml:space="preserve"> for </w:t>
        </w:r>
        <w:r w:rsidR="001534BC">
          <w:rPr>
            <w:rFonts w:cs="Calibri"/>
          </w:rPr>
          <w:t>the first time</w:t>
        </w:r>
      </w:ins>
      <w:r>
        <w:rPr>
          <w:rFonts w:cs="Calibri"/>
        </w:rPr>
        <w:t>.</w:t>
      </w:r>
    </w:p>
    <w:p w:rsidR="00274F8B" w:rsidRDefault="00F9769E">
      <w:pPr>
        <w:rPr>
          <w:rStyle w:val="af"/>
          <w:rFonts w:cs="Calibri"/>
        </w:rPr>
      </w:pPr>
      <w:r>
        <w:rPr>
          <w:rStyle w:val="af"/>
          <w:rFonts w:cs="Calibri"/>
        </w:rPr>
        <w:t>Methods for Settlement Confirmation</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989"/>
        <w:gridCol w:w="3260"/>
        <w:gridCol w:w="2693"/>
      </w:tblGrid>
      <w:tr w:rsidR="00274F8B">
        <w:trPr>
          <w:jc w:val="center"/>
        </w:trPr>
        <w:tc>
          <w:tcPr>
            <w:tcW w:w="2989" w:type="dxa"/>
            <w:tcBorders>
              <w:tl2br w:val="nil"/>
              <w:tr2bl w:val="nil"/>
            </w:tcBorders>
            <w:shd w:val="clear" w:color="auto" w:fill="9BBB59"/>
          </w:tcPr>
          <w:p w:rsidR="00274F8B" w:rsidRDefault="00F9769E">
            <w:pPr>
              <w:pStyle w:val="a0"/>
              <w:spacing w:before="156"/>
              <w:ind w:firstLineChars="0" w:firstLine="0"/>
              <w:rPr>
                <w:rFonts w:cs="Calibri"/>
                <w:b/>
                <w:bCs/>
                <w:color w:val="FFFFFF"/>
                <w:sz w:val="21"/>
              </w:rPr>
            </w:pPr>
            <w:r>
              <w:rPr>
                <w:rFonts w:cs="Calibri"/>
                <w:b/>
                <w:bCs/>
                <w:color w:val="FFFFFF"/>
                <w:sz w:val="21"/>
              </w:rPr>
              <w:t>Request</w:t>
            </w:r>
          </w:p>
        </w:tc>
        <w:tc>
          <w:tcPr>
            <w:tcW w:w="3260" w:type="dxa"/>
            <w:tcBorders>
              <w:tl2br w:val="nil"/>
              <w:tr2bl w:val="nil"/>
            </w:tcBorders>
            <w:shd w:val="clear" w:color="auto" w:fill="9BBB59"/>
          </w:tcPr>
          <w:p w:rsidR="00274F8B" w:rsidRDefault="00F9769E">
            <w:pPr>
              <w:pStyle w:val="a0"/>
              <w:spacing w:before="156"/>
              <w:ind w:firstLineChars="0" w:firstLine="0"/>
              <w:rPr>
                <w:rFonts w:cs="Calibri"/>
                <w:b/>
                <w:bCs/>
                <w:color w:val="FFFFFF"/>
                <w:sz w:val="21"/>
              </w:rPr>
            </w:pPr>
            <w:r>
              <w:rPr>
                <w:rFonts w:cs="Calibri"/>
                <w:b/>
                <w:bCs/>
                <w:color w:val="FFFFFF"/>
                <w:sz w:val="21"/>
              </w:rPr>
              <w:t xml:space="preserve">Reply </w:t>
            </w:r>
          </w:p>
        </w:tc>
        <w:tc>
          <w:tcPr>
            <w:tcW w:w="2693" w:type="dxa"/>
            <w:tcBorders>
              <w:tl2br w:val="nil"/>
              <w:tr2bl w:val="nil"/>
            </w:tcBorders>
            <w:shd w:val="clear" w:color="auto" w:fill="9BBB59"/>
          </w:tcPr>
          <w:p w:rsidR="00274F8B" w:rsidRDefault="00F9769E">
            <w:pPr>
              <w:pStyle w:val="a0"/>
              <w:spacing w:before="156"/>
              <w:ind w:firstLineChars="0" w:firstLine="0"/>
              <w:rPr>
                <w:rFonts w:cs="Calibri"/>
                <w:b/>
                <w:bCs/>
                <w:color w:val="FFFFFF"/>
                <w:sz w:val="21"/>
              </w:rPr>
            </w:pPr>
            <w:r>
              <w:rPr>
                <w:rFonts w:cs="Calibri"/>
                <w:b/>
                <w:bCs/>
                <w:color w:val="FFFFFF"/>
                <w:sz w:val="21"/>
              </w:rPr>
              <w:t xml:space="preserve">Description </w:t>
            </w:r>
          </w:p>
        </w:tc>
      </w:tr>
      <w:tr w:rsidR="00274F8B">
        <w:trPr>
          <w:trHeight w:val="816"/>
          <w:jc w:val="center"/>
        </w:trPr>
        <w:tc>
          <w:tcPr>
            <w:tcW w:w="2989" w:type="dxa"/>
            <w:tcBorders>
              <w:tl2br w:val="nil"/>
              <w:tr2bl w:val="nil"/>
            </w:tcBorders>
            <w:shd w:val="clear" w:color="auto" w:fill="EFF3EA"/>
          </w:tcPr>
          <w:p w:rsidR="00274F8B" w:rsidRDefault="00F9769E">
            <w:pPr>
              <w:pStyle w:val="a0"/>
              <w:spacing w:beforeLines="0" w:before="0" w:after="0"/>
              <w:ind w:firstLineChars="0" w:firstLine="0"/>
              <w:rPr>
                <w:rFonts w:cs="Calibri"/>
                <w:bCs/>
                <w:color w:val="000000"/>
                <w:sz w:val="21"/>
              </w:rPr>
            </w:pPr>
            <w:r>
              <w:rPr>
                <w:rFonts w:cs="Calibri"/>
                <w:bCs/>
                <w:color w:val="000000"/>
                <w:sz w:val="21"/>
              </w:rPr>
              <w:t>ReqQrySettlementInfo</w:t>
            </w:r>
          </w:p>
        </w:tc>
        <w:tc>
          <w:tcPr>
            <w:tcW w:w="3260" w:type="dxa"/>
            <w:tcBorders>
              <w:tl2br w:val="nil"/>
              <w:tr2bl w:val="nil"/>
            </w:tcBorders>
            <w:shd w:val="clear" w:color="auto" w:fill="EFF3EA"/>
          </w:tcPr>
          <w:p w:rsidR="00274F8B" w:rsidRDefault="00F9769E">
            <w:pPr>
              <w:pStyle w:val="a0"/>
              <w:spacing w:beforeLines="0" w:before="0" w:after="0"/>
              <w:ind w:firstLineChars="0" w:firstLine="0"/>
              <w:rPr>
                <w:rFonts w:cs="Calibri"/>
                <w:color w:val="000000"/>
                <w:sz w:val="21"/>
              </w:rPr>
            </w:pPr>
            <w:r>
              <w:rPr>
                <w:rFonts w:cs="Calibri"/>
                <w:color w:val="000000"/>
                <w:sz w:val="21"/>
              </w:rPr>
              <w:t>OnRspQrySettlementInfo</w:t>
            </w:r>
          </w:p>
        </w:tc>
        <w:tc>
          <w:tcPr>
            <w:tcW w:w="2693" w:type="dxa"/>
            <w:tcBorders>
              <w:tl2br w:val="nil"/>
              <w:tr2bl w:val="nil"/>
            </w:tcBorders>
            <w:shd w:val="clear" w:color="auto" w:fill="EFF3EA"/>
          </w:tcPr>
          <w:p w:rsidR="00274F8B" w:rsidRDefault="00F9769E">
            <w:pPr>
              <w:pStyle w:val="a0"/>
              <w:spacing w:beforeLines="0" w:before="0" w:after="0"/>
              <w:ind w:firstLineChars="0" w:firstLine="0"/>
              <w:rPr>
                <w:rFonts w:cs="Calibri"/>
                <w:color w:val="000000"/>
                <w:sz w:val="21"/>
              </w:rPr>
            </w:pPr>
            <w:r>
              <w:rPr>
                <w:rFonts w:cs="Calibri"/>
                <w:color w:val="000000"/>
                <w:sz w:val="21"/>
              </w:rPr>
              <w:t>Query settlement info</w:t>
            </w:r>
          </w:p>
        </w:tc>
      </w:tr>
      <w:tr w:rsidR="00274F8B">
        <w:trPr>
          <w:jc w:val="center"/>
        </w:trPr>
        <w:tc>
          <w:tcPr>
            <w:tcW w:w="2989" w:type="dxa"/>
            <w:tcBorders>
              <w:tl2br w:val="nil"/>
              <w:tr2bl w:val="nil"/>
            </w:tcBorders>
            <w:shd w:val="clear" w:color="auto" w:fill="FFFFFF"/>
          </w:tcPr>
          <w:p w:rsidR="00274F8B" w:rsidRDefault="00F9769E">
            <w:pPr>
              <w:pStyle w:val="a0"/>
              <w:spacing w:beforeLines="0" w:before="0" w:after="0"/>
              <w:ind w:firstLineChars="0" w:firstLine="0"/>
              <w:rPr>
                <w:rFonts w:cs="Calibri"/>
                <w:b/>
                <w:bCs/>
                <w:color w:val="000000"/>
                <w:sz w:val="21"/>
              </w:rPr>
            </w:pPr>
            <w:r>
              <w:rPr>
                <w:rFonts w:cs="Calibri"/>
                <w:bCs/>
                <w:color w:val="000000"/>
                <w:sz w:val="21"/>
              </w:rPr>
              <w:lastRenderedPageBreak/>
              <w:t>ReqSettlementInfoConfirm</w:t>
            </w:r>
          </w:p>
          <w:p w:rsidR="00274F8B" w:rsidRDefault="00274F8B">
            <w:pPr>
              <w:pStyle w:val="a0"/>
              <w:spacing w:beforeLines="0" w:before="0" w:after="0"/>
              <w:ind w:firstLineChars="0" w:firstLine="0"/>
              <w:rPr>
                <w:rFonts w:cs="Calibri"/>
                <w:b/>
                <w:bCs/>
                <w:color w:val="000000"/>
                <w:sz w:val="21"/>
              </w:rPr>
            </w:pPr>
          </w:p>
        </w:tc>
        <w:tc>
          <w:tcPr>
            <w:tcW w:w="3260" w:type="dxa"/>
            <w:tcBorders>
              <w:tl2br w:val="nil"/>
              <w:tr2bl w:val="nil"/>
            </w:tcBorders>
            <w:shd w:val="clear" w:color="auto" w:fill="FFFFFF"/>
          </w:tcPr>
          <w:p w:rsidR="00274F8B" w:rsidRDefault="00F9769E">
            <w:pPr>
              <w:pStyle w:val="a0"/>
              <w:spacing w:beforeLines="0" w:before="0" w:after="0"/>
              <w:ind w:firstLineChars="0" w:firstLine="0"/>
              <w:rPr>
                <w:rFonts w:cs="Calibri"/>
                <w:color w:val="000000"/>
                <w:sz w:val="21"/>
              </w:rPr>
            </w:pPr>
            <w:r>
              <w:rPr>
                <w:rFonts w:cs="Calibri"/>
                <w:color w:val="000000"/>
                <w:sz w:val="21"/>
              </w:rPr>
              <w:t>OnRspSettlementInfoConfirm</w:t>
            </w:r>
          </w:p>
          <w:p w:rsidR="00274F8B" w:rsidRDefault="00274F8B">
            <w:pPr>
              <w:pStyle w:val="a0"/>
              <w:spacing w:beforeLines="0" w:before="0" w:after="0"/>
              <w:ind w:firstLineChars="0" w:firstLine="0"/>
              <w:rPr>
                <w:rFonts w:cs="Calibri"/>
                <w:color w:val="000000"/>
                <w:sz w:val="21"/>
              </w:rPr>
            </w:pPr>
          </w:p>
        </w:tc>
        <w:tc>
          <w:tcPr>
            <w:tcW w:w="2693" w:type="dxa"/>
            <w:tcBorders>
              <w:tl2br w:val="nil"/>
              <w:tr2bl w:val="nil"/>
            </w:tcBorders>
            <w:shd w:val="clear" w:color="auto" w:fill="FFFFFF"/>
          </w:tcPr>
          <w:p w:rsidR="00274F8B" w:rsidRDefault="00F9769E">
            <w:pPr>
              <w:pStyle w:val="a0"/>
              <w:spacing w:beforeLines="0" w:before="0" w:after="0"/>
              <w:ind w:firstLineChars="0" w:firstLine="0"/>
              <w:rPr>
                <w:rFonts w:cs="Calibri"/>
                <w:color w:val="000000"/>
                <w:sz w:val="21"/>
              </w:rPr>
            </w:pPr>
            <w:r>
              <w:rPr>
                <w:rFonts w:cs="Calibri"/>
                <w:color w:val="000000"/>
                <w:sz w:val="21"/>
              </w:rPr>
              <w:t>Confirm settlement info</w:t>
            </w:r>
          </w:p>
        </w:tc>
      </w:tr>
      <w:tr w:rsidR="00274F8B">
        <w:trPr>
          <w:trHeight w:val="790"/>
          <w:jc w:val="center"/>
        </w:trPr>
        <w:tc>
          <w:tcPr>
            <w:tcW w:w="2989" w:type="dxa"/>
            <w:tcBorders>
              <w:tl2br w:val="nil"/>
              <w:tr2bl w:val="nil"/>
            </w:tcBorders>
            <w:shd w:val="clear" w:color="auto" w:fill="EFF3EA"/>
          </w:tcPr>
          <w:p w:rsidR="00274F8B" w:rsidRDefault="00F9769E">
            <w:pPr>
              <w:pStyle w:val="a0"/>
              <w:spacing w:beforeLines="0" w:before="0" w:after="0"/>
              <w:ind w:firstLineChars="0" w:firstLine="0"/>
              <w:rPr>
                <w:rFonts w:cs="Calibri"/>
                <w:b/>
                <w:bCs/>
                <w:color w:val="000000"/>
                <w:sz w:val="21"/>
              </w:rPr>
            </w:pPr>
            <w:r>
              <w:rPr>
                <w:rFonts w:cs="Calibri"/>
                <w:bCs/>
                <w:color w:val="000000"/>
                <w:sz w:val="21"/>
              </w:rPr>
              <w:t>ReqQrySettlementInfoConfirm</w:t>
            </w:r>
          </w:p>
          <w:p w:rsidR="00274F8B" w:rsidRDefault="00274F8B">
            <w:pPr>
              <w:pStyle w:val="a0"/>
              <w:spacing w:beforeLines="0" w:before="0" w:after="0"/>
              <w:ind w:firstLineChars="0" w:firstLine="0"/>
              <w:rPr>
                <w:rFonts w:cs="Calibri"/>
                <w:b/>
                <w:bCs/>
                <w:color w:val="000000"/>
                <w:sz w:val="21"/>
              </w:rPr>
            </w:pPr>
          </w:p>
        </w:tc>
        <w:tc>
          <w:tcPr>
            <w:tcW w:w="3260" w:type="dxa"/>
            <w:tcBorders>
              <w:tl2br w:val="nil"/>
              <w:tr2bl w:val="nil"/>
            </w:tcBorders>
            <w:shd w:val="clear" w:color="auto" w:fill="EFF3EA"/>
          </w:tcPr>
          <w:p w:rsidR="00274F8B" w:rsidRDefault="00F9769E">
            <w:pPr>
              <w:pStyle w:val="a0"/>
              <w:spacing w:beforeLines="0" w:before="0" w:after="0"/>
              <w:ind w:firstLineChars="0" w:firstLine="0"/>
              <w:rPr>
                <w:rFonts w:cs="Calibri"/>
                <w:color w:val="000000"/>
                <w:sz w:val="21"/>
              </w:rPr>
            </w:pPr>
            <w:r>
              <w:rPr>
                <w:rFonts w:cs="Calibri"/>
                <w:color w:val="000000"/>
                <w:sz w:val="21"/>
              </w:rPr>
              <w:t>OnRspQrySettlementInfoConfirm</w:t>
            </w:r>
          </w:p>
        </w:tc>
        <w:tc>
          <w:tcPr>
            <w:tcW w:w="2693" w:type="dxa"/>
            <w:tcBorders>
              <w:tl2br w:val="nil"/>
              <w:tr2bl w:val="nil"/>
            </w:tcBorders>
            <w:shd w:val="clear" w:color="auto" w:fill="EFF3EA"/>
          </w:tcPr>
          <w:p w:rsidR="00274F8B" w:rsidRDefault="00F9769E">
            <w:pPr>
              <w:pStyle w:val="a0"/>
              <w:spacing w:beforeLines="0" w:before="0" w:after="0"/>
              <w:ind w:firstLineChars="0" w:firstLine="0"/>
              <w:rPr>
                <w:rFonts w:cs="Calibri"/>
                <w:color w:val="000000"/>
                <w:sz w:val="21"/>
              </w:rPr>
            </w:pPr>
            <w:r>
              <w:rPr>
                <w:rFonts w:cs="Calibri"/>
                <w:color w:val="000000"/>
                <w:sz w:val="21"/>
              </w:rPr>
              <w:t>Query date of confirmation</w:t>
            </w:r>
          </w:p>
        </w:tc>
      </w:tr>
    </w:tbl>
    <w:p w:rsidR="00274F8B" w:rsidRDefault="00274F8B">
      <w:pPr>
        <w:rPr>
          <w:rFonts w:cs="Calibri"/>
        </w:rPr>
      </w:pPr>
    </w:p>
    <w:p w:rsidR="008B5AD7" w:rsidRDefault="00F9769E">
      <w:pPr>
        <w:pStyle w:val="2"/>
      </w:pPr>
      <w:bookmarkStart w:id="754" w:name="_Toc402796994"/>
      <w:bookmarkStart w:id="755" w:name="_Toc29420"/>
      <w:r>
        <w:br w:type="page"/>
      </w:r>
    </w:p>
    <w:p w:rsidR="008B5AD7" w:rsidRPr="005139C4" w:rsidRDefault="008B5AD7" w:rsidP="008B5AD7">
      <w:pPr>
        <w:pStyle w:val="2"/>
        <w:numPr>
          <w:ilvl w:val="1"/>
          <w:numId w:val="2"/>
        </w:numPr>
        <w:rPr>
          <w:highlight w:val="yellow"/>
        </w:rPr>
      </w:pPr>
      <w:r w:rsidRPr="005139C4">
        <w:rPr>
          <w:rFonts w:hint="eastAsia"/>
          <w:highlight w:val="yellow"/>
        </w:rPr>
        <w:lastRenderedPageBreak/>
        <w:t>Position Calculation</w:t>
      </w:r>
    </w:p>
    <w:p w:rsidR="005139C4" w:rsidRDefault="005139C4" w:rsidP="005139C4">
      <w:pPr>
        <w:rPr>
          <w:rFonts w:cs="Calibri"/>
        </w:rPr>
      </w:pPr>
      <w:bookmarkStart w:id="756" w:name="OLE_LINK161"/>
      <w:bookmarkStart w:id="757" w:name="OLE_LINK162"/>
      <w:r>
        <w:rPr>
          <w:rFonts w:cs="Calibri" w:hint="eastAsia"/>
        </w:rPr>
        <w:t xml:space="preserve">The API </w:t>
      </w:r>
      <w:bookmarkEnd w:id="756"/>
      <w:bookmarkEnd w:id="757"/>
      <w:r>
        <w:rPr>
          <w:rFonts w:cs="Calibri" w:hint="eastAsia"/>
        </w:rPr>
        <w:t>for querying position is as follow</w:t>
      </w:r>
      <w:ins w:id="758" w:author="陈学锋" w:date="2018-07-21T21:13:00Z">
        <w:r w:rsidR="001534BC">
          <w:rPr>
            <w:rFonts w:cs="Calibri"/>
          </w:rPr>
          <w:t>s</w:t>
        </w:r>
      </w:ins>
      <w:r>
        <w:rPr>
          <w:rFonts w:cs="Calibri" w:hint="eastAsia"/>
        </w:rPr>
        <w:t>:</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989"/>
        <w:gridCol w:w="3260"/>
        <w:gridCol w:w="2693"/>
      </w:tblGrid>
      <w:tr w:rsidR="005139C4" w:rsidTr="00821783">
        <w:trPr>
          <w:jc w:val="center"/>
        </w:trPr>
        <w:tc>
          <w:tcPr>
            <w:tcW w:w="2989" w:type="dxa"/>
            <w:tcBorders>
              <w:tl2br w:val="nil"/>
              <w:tr2bl w:val="nil"/>
            </w:tcBorders>
            <w:shd w:val="clear" w:color="auto" w:fill="9BBB59"/>
          </w:tcPr>
          <w:p w:rsidR="005139C4" w:rsidRDefault="005139C4" w:rsidP="005139C4">
            <w:pPr>
              <w:pStyle w:val="a0"/>
              <w:spacing w:before="156"/>
              <w:ind w:firstLineChars="0" w:firstLine="0"/>
              <w:rPr>
                <w:rFonts w:cs="Calibri"/>
                <w:b/>
                <w:bCs/>
                <w:color w:val="FFFFFF"/>
                <w:sz w:val="21"/>
              </w:rPr>
            </w:pPr>
            <w:r>
              <w:rPr>
                <w:rFonts w:cs="Calibri"/>
                <w:b/>
                <w:bCs/>
                <w:color w:val="FFFFFF"/>
                <w:sz w:val="21"/>
              </w:rPr>
              <w:t>Request</w:t>
            </w:r>
          </w:p>
        </w:tc>
        <w:tc>
          <w:tcPr>
            <w:tcW w:w="3260" w:type="dxa"/>
            <w:tcBorders>
              <w:tl2br w:val="nil"/>
              <w:tr2bl w:val="nil"/>
            </w:tcBorders>
            <w:shd w:val="clear" w:color="auto" w:fill="9BBB59"/>
          </w:tcPr>
          <w:p w:rsidR="005139C4" w:rsidRDefault="005139C4" w:rsidP="00821783">
            <w:pPr>
              <w:pStyle w:val="a0"/>
              <w:spacing w:before="156"/>
              <w:ind w:firstLineChars="0" w:firstLine="0"/>
              <w:rPr>
                <w:rFonts w:cs="Calibri"/>
                <w:b/>
                <w:bCs/>
                <w:color w:val="FFFFFF"/>
                <w:sz w:val="21"/>
              </w:rPr>
            </w:pPr>
            <w:r>
              <w:rPr>
                <w:rFonts w:cs="Calibri"/>
                <w:b/>
                <w:bCs/>
                <w:color w:val="FFFFFF"/>
                <w:sz w:val="21"/>
              </w:rPr>
              <w:t xml:space="preserve">Reply </w:t>
            </w:r>
          </w:p>
        </w:tc>
        <w:tc>
          <w:tcPr>
            <w:tcW w:w="2693" w:type="dxa"/>
            <w:tcBorders>
              <w:tl2br w:val="nil"/>
              <w:tr2bl w:val="nil"/>
            </w:tcBorders>
            <w:shd w:val="clear" w:color="auto" w:fill="9BBB59"/>
          </w:tcPr>
          <w:p w:rsidR="005139C4" w:rsidRDefault="005139C4" w:rsidP="00821783">
            <w:pPr>
              <w:pStyle w:val="a0"/>
              <w:spacing w:before="156"/>
              <w:ind w:firstLineChars="0" w:firstLine="0"/>
              <w:rPr>
                <w:rFonts w:cs="Calibri"/>
                <w:b/>
                <w:bCs/>
                <w:color w:val="FFFFFF"/>
                <w:sz w:val="21"/>
              </w:rPr>
            </w:pPr>
            <w:r>
              <w:rPr>
                <w:rFonts w:cs="Calibri"/>
                <w:b/>
                <w:bCs/>
                <w:color w:val="FFFFFF"/>
                <w:sz w:val="21"/>
              </w:rPr>
              <w:t xml:space="preserve">Description </w:t>
            </w:r>
          </w:p>
        </w:tc>
      </w:tr>
      <w:tr w:rsidR="005139C4" w:rsidTr="00821783">
        <w:trPr>
          <w:trHeight w:val="816"/>
          <w:jc w:val="center"/>
        </w:trPr>
        <w:tc>
          <w:tcPr>
            <w:tcW w:w="2989" w:type="dxa"/>
            <w:tcBorders>
              <w:tl2br w:val="nil"/>
              <w:tr2bl w:val="nil"/>
            </w:tcBorders>
            <w:shd w:val="clear" w:color="auto" w:fill="EFF3EA"/>
          </w:tcPr>
          <w:p w:rsidR="005139C4" w:rsidRDefault="005139C4" w:rsidP="00821783">
            <w:pPr>
              <w:pStyle w:val="a0"/>
              <w:spacing w:beforeLines="0" w:before="0" w:after="0"/>
              <w:ind w:firstLineChars="0" w:firstLine="0"/>
              <w:rPr>
                <w:rFonts w:cs="Calibri"/>
                <w:bCs/>
                <w:color w:val="000000"/>
                <w:sz w:val="21"/>
              </w:rPr>
            </w:pPr>
            <w:r>
              <w:rPr>
                <w:rFonts w:cs="Calibri"/>
                <w:bCs/>
                <w:color w:val="000000"/>
                <w:sz w:val="21"/>
              </w:rPr>
              <w:t>ReqQry</w:t>
            </w:r>
            <w:r>
              <w:rPr>
                <w:rFonts w:cs="Calibri" w:hint="eastAsia"/>
                <w:bCs/>
                <w:color w:val="000000"/>
                <w:sz w:val="21"/>
              </w:rPr>
              <w:t>InvestorPosition</w:t>
            </w:r>
          </w:p>
        </w:tc>
        <w:tc>
          <w:tcPr>
            <w:tcW w:w="3260" w:type="dxa"/>
            <w:tcBorders>
              <w:tl2br w:val="nil"/>
              <w:tr2bl w:val="nil"/>
            </w:tcBorders>
            <w:shd w:val="clear" w:color="auto" w:fill="EFF3EA"/>
          </w:tcPr>
          <w:p w:rsidR="005139C4" w:rsidRDefault="005139C4" w:rsidP="00821783">
            <w:pPr>
              <w:pStyle w:val="a0"/>
              <w:spacing w:beforeLines="0" w:before="0" w:after="0"/>
              <w:ind w:firstLineChars="0" w:firstLine="0"/>
              <w:rPr>
                <w:rFonts w:cs="Calibri"/>
                <w:color w:val="000000"/>
                <w:sz w:val="21"/>
              </w:rPr>
            </w:pPr>
            <w:r>
              <w:rPr>
                <w:rFonts w:cs="Calibri" w:hint="eastAsia"/>
                <w:bCs/>
                <w:color w:val="000000"/>
                <w:sz w:val="21"/>
              </w:rPr>
              <w:t>OnRsp</w:t>
            </w:r>
            <w:r>
              <w:rPr>
                <w:rFonts w:cs="Calibri"/>
                <w:bCs/>
                <w:color w:val="000000"/>
                <w:sz w:val="21"/>
              </w:rPr>
              <w:t>Qry</w:t>
            </w:r>
            <w:r>
              <w:rPr>
                <w:rFonts w:cs="Calibri" w:hint="eastAsia"/>
                <w:bCs/>
                <w:color w:val="000000"/>
                <w:sz w:val="21"/>
              </w:rPr>
              <w:t>InvestorPosition</w:t>
            </w:r>
          </w:p>
        </w:tc>
        <w:tc>
          <w:tcPr>
            <w:tcW w:w="2693" w:type="dxa"/>
            <w:tcBorders>
              <w:tl2br w:val="nil"/>
              <w:tr2bl w:val="nil"/>
            </w:tcBorders>
            <w:shd w:val="clear" w:color="auto" w:fill="EFF3EA"/>
          </w:tcPr>
          <w:p w:rsidR="005139C4" w:rsidRDefault="005139C4" w:rsidP="00821783">
            <w:pPr>
              <w:pStyle w:val="a0"/>
              <w:spacing w:beforeLines="0" w:before="0" w:after="0"/>
              <w:ind w:firstLineChars="0" w:firstLine="0"/>
              <w:rPr>
                <w:rFonts w:cs="Calibri"/>
                <w:color w:val="000000"/>
                <w:sz w:val="21"/>
              </w:rPr>
            </w:pPr>
            <w:r>
              <w:rPr>
                <w:rFonts w:cs="Calibri"/>
                <w:color w:val="000000"/>
                <w:sz w:val="21"/>
              </w:rPr>
              <w:t xml:space="preserve">Query </w:t>
            </w:r>
            <w:r>
              <w:rPr>
                <w:rFonts w:cs="Calibri" w:hint="eastAsia"/>
                <w:color w:val="000000"/>
                <w:sz w:val="21"/>
              </w:rPr>
              <w:t>position</w:t>
            </w:r>
            <w:r>
              <w:rPr>
                <w:rFonts w:cs="Calibri"/>
                <w:color w:val="000000"/>
                <w:sz w:val="21"/>
              </w:rPr>
              <w:t xml:space="preserve"> </w:t>
            </w:r>
            <w:ins w:id="759" w:author="陈学锋" w:date="2018-07-12T20:46:00Z">
              <w:r w:rsidR="00A94D80">
                <w:rPr>
                  <w:rFonts w:cs="Calibri"/>
                  <w:color w:val="000000"/>
                  <w:sz w:val="21"/>
                </w:rPr>
                <w:t xml:space="preserve">(summary) </w:t>
              </w:r>
            </w:ins>
            <w:r>
              <w:rPr>
                <w:rFonts w:cs="Calibri"/>
                <w:color w:val="000000"/>
                <w:sz w:val="21"/>
              </w:rPr>
              <w:t>info</w:t>
            </w:r>
          </w:p>
        </w:tc>
      </w:tr>
      <w:tr w:rsidR="005139C4" w:rsidTr="00821783">
        <w:trPr>
          <w:jc w:val="center"/>
        </w:trPr>
        <w:tc>
          <w:tcPr>
            <w:tcW w:w="2989" w:type="dxa"/>
            <w:tcBorders>
              <w:tl2br w:val="nil"/>
              <w:tr2bl w:val="nil"/>
            </w:tcBorders>
            <w:shd w:val="clear" w:color="auto" w:fill="FFFFFF"/>
          </w:tcPr>
          <w:p w:rsidR="005139C4" w:rsidRDefault="005139C4" w:rsidP="00821783">
            <w:pPr>
              <w:pStyle w:val="a0"/>
              <w:spacing w:beforeLines="0" w:before="0" w:after="0"/>
              <w:ind w:firstLineChars="0" w:firstLine="0"/>
              <w:rPr>
                <w:rFonts w:cs="Calibri"/>
                <w:b/>
                <w:bCs/>
                <w:color w:val="000000"/>
                <w:sz w:val="21"/>
              </w:rPr>
            </w:pPr>
            <w:r>
              <w:rPr>
                <w:rFonts w:cs="Calibri"/>
                <w:bCs/>
                <w:color w:val="000000"/>
                <w:sz w:val="21"/>
              </w:rPr>
              <w:t>Req</w:t>
            </w:r>
            <w:r w:rsidR="00FC0059">
              <w:rPr>
                <w:rFonts w:cs="Calibri" w:hint="eastAsia"/>
                <w:bCs/>
                <w:color w:val="000000"/>
                <w:sz w:val="21"/>
              </w:rPr>
              <w:t>QryInvestorPositionDetail</w:t>
            </w:r>
          </w:p>
          <w:p w:rsidR="005139C4" w:rsidRDefault="005139C4" w:rsidP="00821783">
            <w:pPr>
              <w:pStyle w:val="a0"/>
              <w:spacing w:beforeLines="0" w:before="0" w:after="0"/>
              <w:ind w:firstLineChars="0" w:firstLine="0"/>
              <w:rPr>
                <w:rFonts w:cs="Calibri"/>
                <w:b/>
                <w:bCs/>
                <w:color w:val="000000"/>
                <w:sz w:val="21"/>
              </w:rPr>
            </w:pPr>
          </w:p>
        </w:tc>
        <w:tc>
          <w:tcPr>
            <w:tcW w:w="3260" w:type="dxa"/>
            <w:tcBorders>
              <w:tl2br w:val="nil"/>
              <w:tr2bl w:val="nil"/>
            </w:tcBorders>
            <w:shd w:val="clear" w:color="auto" w:fill="FFFFFF"/>
          </w:tcPr>
          <w:p w:rsidR="005139C4" w:rsidRDefault="00FC0059" w:rsidP="00821783">
            <w:pPr>
              <w:pStyle w:val="a0"/>
              <w:spacing w:beforeLines="0" w:before="0" w:after="0"/>
              <w:ind w:firstLineChars="0" w:firstLine="0"/>
              <w:rPr>
                <w:rFonts w:cs="Calibri"/>
                <w:color w:val="000000"/>
                <w:sz w:val="21"/>
              </w:rPr>
            </w:pPr>
            <w:r>
              <w:rPr>
                <w:rFonts w:cs="Calibri"/>
                <w:color w:val="000000"/>
                <w:sz w:val="21"/>
              </w:rPr>
              <w:t>OnRsp</w:t>
            </w:r>
            <w:r>
              <w:rPr>
                <w:rFonts w:cs="Calibri" w:hint="eastAsia"/>
                <w:bCs/>
                <w:color w:val="000000"/>
                <w:sz w:val="21"/>
              </w:rPr>
              <w:t>QryInvestorPositionDetail</w:t>
            </w:r>
          </w:p>
          <w:p w:rsidR="005139C4" w:rsidRDefault="005139C4" w:rsidP="00821783">
            <w:pPr>
              <w:pStyle w:val="a0"/>
              <w:spacing w:beforeLines="0" w:before="0" w:after="0"/>
              <w:ind w:firstLineChars="0" w:firstLine="0"/>
              <w:rPr>
                <w:rFonts w:cs="Calibri"/>
                <w:color w:val="000000"/>
                <w:sz w:val="21"/>
              </w:rPr>
            </w:pPr>
          </w:p>
        </w:tc>
        <w:tc>
          <w:tcPr>
            <w:tcW w:w="2693" w:type="dxa"/>
            <w:tcBorders>
              <w:tl2br w:val="nil"/>
              <w:tr2bl w:val="nil"/>
            </w:tcBorders>
            <w:shd w:val="clear" w:color="auto" w:fill="FFFFFF"/>
          </w:tcPr>
          <w:p w:rsidR="005139C4" w:rsidRDefault="00FC0059" w:rsidP="00821783">
            <w:pPr>
              <w:pStyle w:val="a0"/>
              <w:spacing w:beforeLines="0" w:before="0" w:after="0"/>
              <w:ind w:firstLineChars="0" w:firstLine="0"/>
              <w:rPr>
                <w:rFonts w:cs="Calibri"/>
                <w:color w:val="000000"/>
                <w:sz w:val="21"/>
              </w:rPr>
            </w:pPr>
            <w:r>
              <w:rPr>
                <w:rFonts w:cs="Calibri"/>
                <w:color w:val="000000"/>
                <w:sz w:val="21"/>
              </w:rPr>
              <w:t xml:space="preserve">Query </w:t>
            </w:r>
            <w:r>
              <w:rPr>
                <w:rFonts w:cs="Calibri" w:hint="eastAsia"/>
                <w:color w:val="000000"/>
                <w:sz w:val="21"/>
              </w:rPr>
              <w:t>position detail</w:t>
            </w:r>
            <w:r w:rsidR="005139C4">
              <w:rPr>
                <w:rFonts w:cs="Calibri"/>
                <w:color w:val="000000"/>
                <w:sz w:val="21"/>
              </w:rPr>
              <w:t xml:space="preserve"> info</w:t>
            </w:r>
          </w:p>
        </w:tc>
      </w:tr>
      <w:tr w:rsidR="005139C4" w:rsidTr="00821783">
        <w:trPr>
          <w:trHeight w:val="790"/>
          <w:jc w:val="center"/>
        </w:trPr>
        <w:tc>
          <w:tcPr>
            <w:tcW w:w="2989" w:type="dxa"/>
            <w:tcBorders>
              <w:tl2br w:val="nil"/>
              <w:tr2bl w:val="nil"/>
            </w:tcBorders>
            <w:shd w:val="clear" w:color="auto" w:fill="EFF3EA"/>
          </w:tcPr>
          <w:p w:rsidR="005139C4" w:rsidRDefault="005139C4" w:rsidP="00821783">
            <w:pPr>
              <w:pStyle w:val="a0"/>
              <w:spacing w:beforeLines="0" w:before="0" w:after="0"/>
              <w:ind w:firstLineChars="0" w:firstLine="0"/>
              <w:rPr>
                <w:rFonts w:cs="Calibri"/>
                <w:b/>
                <w:bCs/>
                <w:color w:val="000000"/>
                <w:sz w:val="21"/>
              </w:rPr>
            </w:pPr>
            <w:r>
              <w:rPr>
                <w:rFonts w:cs="Calibri"/>
                <w:bCs/>
                <w:color w:val="000000"/>
                <w:sz w:val="21"/>
              </w:rPr>
              <w:t>ReqQry</w:t>
            </w:r>
            <w:r w:rsidR="00FC0059">
              <w:rPr>
                <w:rFonts w:cs="Calibri" w:hint="eastAsia"/>
                <w:bCs/>
                <w:color w:val="000000"/>
                <w:sz w:val="21"/>
              </w:rPr>
              <w:t>InvestorPositionCombineDetail</w:t>
            </w:r>
          </w:p>
          <w:p w:rsidR="005139C4" w:rsidRDefault="005139C4" w:rsidP="00821783">
            <w:pPr>
              <w:pStyle w:val="a0"/>
              <w:spacing w:beforeLines="0" w:before="0" w:after="0"/>
              <w:ind w:firstLineChars="0" w:firstLine="0"/>
              <w:rPr>
                <w:rFonts w:cs="Calibri"/>
                <w:b/>
                <w:bCs/>
                <w:color w:val="000000"/>
                <w:sz w:val="21"/>
              </w:rPr>
            </w:pPr>
          </w:p>
        </w:tc>
        <w:tc>
          <w:tcPr>
            <w:tcW w:w="3260" w:type="dxa"/>
            <w:tcBorders>
              <w:tl2br w:val="nil"/>
              <w:tr2bl w:val="nil"/>
            </w:tcBorders>
            <w:shd w:val="clear" w:color="auto" w:fill="EFF3EA"/>
          </w:tcPr>
          <w:p w:rsidR="005139C4" w:rsidRDefault="005139C4" w:rsidP="00821783">
            <w:pPr>
              <w:pStyle w:val="a0"/>
              <w:spacing w:beforeLines="0" w:before="0" w:after="0"/>
              <w:ind w:firstLineChars="0" w:firstLine="0"/>
              <w:rPr>
                <w:rFonts w:cs="Calibri"/>
                <w:color w:val="000000"/>
                <w:sz w:val="21"/>
              </w:rPr>
            </w:pPr>
            <w:r>
              <w:rPr>
                <w:rFonts w:cs="Calibri"/>
                <w:color w:val="000000"/>
                <w:sz w:val="21"/>
              </w:rPr>
              <w:t>OnRsp</w:t>
            </w:r>
            <w:r w:rsidR="00FC0059">
              <w:rPr>
                <w:rFonts w:cs="Calibri"/>
                <w:bCs/>
                <w:color w:val="000000"/>
                <w:sz w:val="21"/>
              </w:rPr>
              <w:t>Qry</w:t>
            </w:r>
            <w:r w:rsidR="00FC0059">
              <w:rPr>
                <w:rFonts w:cs="Calibri" w:hint="eastAsia"/>
                <w:bCs/>
                <w:color w:val="000000"/>
                <w:sz w:val="21"/>
              </w:rPr>
              <w:t>InvestorPositionCombineDetail</w:t>
            </w:r>
          </w:p>
        </w:tc>
        <w:tc>
          <w:tcPr>
            <w:tcW w:w="2693" w:type="dxa"/>
            <w:tcBorders>
              <w:tl2br w:val="nil"/>
              <w:tr2bl w:val="nil"/>
            </w:tcBorders>
            <w:shd w:val="clear" w:color="auto" w:fill="EFF3EA"/>
          </w:tcPr>
          <w:p w:rsidR="005139C4" w:rsidRDefault="005139C4" w:rsidP="00FC0059">
            <w:pPr>
              <w:pStyle w:val="a0"/>
              <w:spacing w:beforeLines="0" w:before="0" w:after="0"/>
              <w:ind w:firstLineChars="0" w:firstLine="0"/>
              <w:rPr>
                <w:rFonts w:cs="Calibri"/>
                <w:color w:val="000000"/>
                <w:sz w:val="21"/>
              </w:rPr>
            </w:pPr>
            <w:r>
              <w:rPr>
                <w:rFonts w:cs="Calibri"/>
                <w:color w:val="000000"/>
                <w:sz w:val="21"/>
              </w:rPr>
              <w:t>Query</w:t>
            </w:r>
            <w:r w:rsidR="00FC0059">
              <w:rPr>
                <w:rFonts w:cs="Calibri" w:hint="eastAsia"/>
                <w:color w:val="000000"/>
                <w:sz w:val="21"/>
              </w:rPr>
              <w:t xml:space="preserve"> position combination detail</w:t>
            </w:r>
            <w:r>
              <w:rPr>
                <w:rFonts w:cs="Calibri"/>
                <w:color w:val="000000"/>
                <w:sz w:val="21"/>
              </w:rPr>
              <w:t xml:space="preserve"> </w:t>
            </w:r>
            <w:r w:rsidR="00FC0059">
              <w:rPr>
                <w:rFonts w:cs="Calibri" w:hint="eastAsia"/>
                <w:color w:val="000000"/>
                <w:sz w:val="21"/>
              </w:rPr>
              <w:t>info</w:t>
            </w:r>
          </w:p>
        </w:tc>
      </w:tr>
    </w:tbl>
    <w:p w:rsidR="005139C4" w:rsidRDefault="00B121F1" w:rsidP="005139C4">
      <w:pPr>
        <w:pStyle w:val="a0"/>
        <w:spacing w:before="156"/>
        <w:ind w:firstLineChars="0" w:firstLine="0"/>
        <w:rPr>
          <w:b/>
        </w:rPr>
      </w:pPr>
      <w:bookmarkStart w:id="760" w:name="OLE_LINK165"/>
      <w:bookmarkStart w:id="761" w:name="OLE_LINK166"/>
      <w:r w:rsidRPr="00B121F1">
        <w:rPr>
          <w:rFonts w:hint="eastAsia"/>
          <w:b/>
        </w:rPr>
        <w:t>[</w:t>
      </w:r>
      <w:bookmarkStart w:id="762" w:name="OLE_LINK167"/>
      <w:bookmarkStart w:id="763" w:name="OLE_LINK168"/>
      <w:r w:rsidRPr="00B121F1">
        <w:rPr>
          <w:rFonts w:hint="eastAsia"/>
          <w:b/>
        </w:rPr>
        <w:t>position detail</w:t>
      </w:r>
      <w:bookmarkEnd w:id="762"/>
      <w:bookmarkEnd w:id="763"/>
      <w:r w:rsidRPr="00B121F1">
        <w:rPr>
          <w:rFonts w:hint="eastAsia"/>
          <w:b/>
        </w:rPr>
        <w:t>]</w:t>
      </w:r>
    </w:p>
    <w:bookmarkEnd w:id="760"/>
    <w:bookmarkEnd w:id="761"/>
    <w:p w:rsidR="00B121F1" w:rsidRDefault="008310A4" w:rsidP="005139C4">
      <w:pPr>
        <w:pStyle w:val="a0"/>
        <w:spacing w:before="156"/>
        <w:ind w:firstLineChars="0" w:firstLine="0"/>
        <w:rPr>
          <w:rFonts w:cs="Calibri"/>
        </w:rPr>
      </w:pPr>
      <w:r>
        <w:rPr>
          <w:rFonts w:cs="Calibri" w:hint="eastAsia"/>
        </w:rPr>
        <w:t xml:space="preserve">CTP generates </w:t>
      </w:r>
      <w:bookmarkStart w:id="764" w:name="OLE_LINK163"/>
      <w:bookmarkStart w:id="765" w:name="OLE_LINK164"/>
      <w:r w:rsidR="00512EC4">
        <w:rPr>
          <w:rFonts w:cs="Calibri" w:hint="eastAsia"/>
        </w:rPr>
        <w:t>position detail recor</w:t>
      </w:r>
      <w:bookmarkEnd w:id="764"/>
      <w:bookmarkEnd w:id="765"/>
      <w:r w:rsidR="00512EC4">
        <w:rPr>
          <w:rFonts w:cs="Calibri" w:hint="eastAsia"/>
        </w:rPr>
        <w:t>d</w:t>
      </w:r>
      <w:ins w:id="766" w:author="陈学锋" w:date="2018-07-12T20:47:00Z">
        <w:r w:rsidR="00A94D80">
          <w:rPr>
            <w:rFonts w:cs="Calibri"/>
          </w:rPr>
          <w:t>s</w:t>
        </w:r>
      </w:ins>
      <w:r w:rsidR="00512EC4">
        <w:rPr>
          <w:rFonts w:cs="Calibri" w:hint="eastAsia"/>
        </w:rPr>
        <w:t xml:space="preserve"> </w:t>
      </w:r>
      <w:del w:id="767" w:author="陈学锋" w:date="2018-07-12T20:47:00Z">
        <w:r w:rsidR="00512EC4" w:rsidDel="00A94D80">
          <w:rPr>
            <w:rFonts w:cs="Calibri" w:hint="eastAsia"/>
          </w:rPr>
          <w:delText>on the basis of</w:delText>
        </w:r>
      </w:del>
      <w:ins w:id="768" w:author="陈学锋" w:date="2018-07-12T20:47:00Z">
        <w:r w:rsidR="00A94D80">
          <w:rPr>
            <w:rFonts w:cs="Calibri"/>
          </w:rPr>
          <w:t>based on</w:t>
        </w:r>
      </w:ins>
      <w:r w:rsidR="00512EC4">
        <w:rPr>
          <w:rFonts w:cs="Calibri" w:hint="eastAsia"/>
        </w:rPr>
        <w:t xml:space="preserve"> trading record</w:t>
      </w:r>
      <w:ins w:id="769" w:author="陈学锋" w:date="2018-07-12T20:47:00Z">
        <w:r w:rsidR="00A94D80">
          <w:rPr>
            <w:rFonts w:cs="Calibri"/>
          </w:rPr>
          <w:t>s</w:t>
        </w:r>
      </w:ins>
      <w:r w:rsidR="00512EC4">
        <w:rPr>
          <w:rFonts w:cs="Calibri" w:hint="eastAsia"/>
        </w:rPr>
        <w:t xml:space="preserve"> from exchange</w:t>
      </w:r>
      <w:ins w:id="770" w:author="陈学锋" w:date="2018-07-12T20:47:00Z">
        <w:r w:rsidR="00A94D80">
          <w:rPr>
            <w:rFonts w:cs="Calibri"/>
          </w:rPr>
          <w:t>s</w:t>
        </w:r>
      </w:ins>
      <w:r w:rsidR="00512EC4">
        <w:rPr>
          <w:rFonts w:cs="Calibri" w:hint="eastAsia"/>
        </w:rPr>
        <w:t xml:space="preserve">; </w:t>
      </w:r>
      <w:r w:rsidR="007C6F10">
        <w:rPr>
          <w:rFonts w:cs="Calibri" w:hint="eastAsia"/>
        </w:rPr>
        <w:t xml:space="preserve">each trading record </w:t>
      </w:r>
      <w:r w:rsidR="007C6F10">
        <w:rPr>
          <w:rFonts w:cs="Calibri"/>
        </w:rPr>
        <w:t>corresponds</w:t>
      </w:r>
      <w:r w:rsidR="007C6F10">
        <w:rPr>
          <w:rFonts w:cs="Calibri" w:hint="eastAsia"/>
        </w:rPr>
        <w:t xml:space="preserve"> to a position detail recor</w:t>
      </w:r>
      <w:ins w:id="771" w:author="陈学锋" w:date="2018-07-12T20:47:00Z">
        <w:r w:rsidR="00A94D80">
          <w:rPr>
            <w:rFonts w:cs="Calibri"/>
          </w:rPr>
          <w:t>d</w:t>
        </w:r>
      </w:ins>
      <w:r w:rsidR="007C6F10">
        <w:rPr>
          <w:rFonts w:cs="Calibri" w:hint="eastAsia"/>
        </w:rPr>
        <w:t>.</w:t>
      </w:r>
    </w:p>
    <w:p w:rsidR="007C6F10" w:rsidRDefault="007C6F10" w:rsidP="007C6F10">
      <w:pPr>
        <w:pStyle w:val="a0"/>
        <w:spacing w:before="156"/>
        <w:ind w:firstLineChars="0" w:firstLine="0"/>
        <w:rPr>
          <w:b/>
        </w:rPr>
      </w:pPr>
      <w:bookmarkStart w:id="772" w:name="OLE_LINK169"/>
      <w:bookmarkStart w:id="773" w:name="OLE_LINK170"/>
      <w:r w:rsidRPr="00B121F1">
        <w:rPr>
          <w:rFonts w:hint="eastAsia"/>
          <w:b/>
        </w:rPr>
        <w:t>[</w:t>
      </w:r>
      <w:r>
        <w:rPr>
          <w:rFonts w:hint="eastAsia"/>
          <w:b/>
        </w:rPr>
        <w:t xml:space="preserve">position </w:t>
      </w:r>
      <w:del w:id="774" w:author="陈学锋" w:date="2018-07-12T20:49:00Z">
        <w:r w:rsidDel="00A94D80">
          <w:rPr>
            <w:rFonts w:hint="eastAsia"/>
            <w:b/>
          </w:rPr>
          <w:delText>collection</w:delText>
        </w:r>
      </w:del>
      <w:ins w:id="775" w:author="陈学锋" w:date="2018-07-12T20:49:00Z">
        <w:r w:rsidR="00A94D80">
          <w:rPr>
            <w:b/>
          </w:rPr>
          <w:t>summary</w:t>
        </w:r>
      </w:ins>
      <w:r w:rsidRPr="00B121F1">
        <w:rPr>
          <w:rFonts w:hint="eastAsia"/>
          <w:b/>
        </w:rPr>
        <w:t>]</w:t>
      </w:r>
    </w:p>
    <w:p w:rsidR="007C6F10" w:rsidRDefault="007C6F10" w:rsidP="007C6F10">
      <w:pPr>
        <w:pStyle w:val="a0"/>
        <w:spacing w:before="156"/>
        <w:ind w:firstLineChars="0" w:firstLine="0"/>
        <w:rPr>
          <w:rFonts w:cs="Calibri"/>
        </w:rPr>
      </w:pPr>
      <w:r>
        <w:rPr>
          <w:rFonts w:cs="Calibri" w:hint="eastAsia"/>
        </w:rPr>
        <w:t xml:space="preserve">CTP </w:t>
      </w:r>
      <w:del w:id="776" w:author="陈学锋" w:date="2018-07-12T20:49:00Z">
        <w:r w:rsidDel="00A94D80">
          <w:rPr>
            <w:rFonts w:cs="Calibri" w:hint="eastAsia"/>
          </w:rPr>
          <w:delText xml:space="preserve">gathers </w:delText>
        </w:r>
      </w:del>
      <w:ins w:id="777" w:author="陈学锋" w:date="2018-07-12T20:49:00Z">
        <w:r w:rsidR="00A94D80">
          <w:rPr>
            <w:rFonts w:cs="Calibri"/>
          </w:rPr>
          <w:t>summarizes</w:t>
        </w:r>
        <w:r w:rsidR="00A94D80">
          <w:rPr>
            <w:rFonts w:cs="Calibri" w:hint="eastAsia"/>
          </w:rPr>
          <w:t xml:space="preserve"> </w:t>
        </w:r>
      </w:ins>
      <w:r>
        <w:rPr>
          <w:rFonts w:cs="Calibri" w:hint="eastAsia"/>
        </w:rPr>
        <w:t xml:space="preserve">the </w:t>
      </w:r>
      <w:r w:rsidRPr="007C6F10">
        <w:rPr>
          <w:rFonts w:cs="Calibri"/>
        </w:rPr>
        <w:t>position</w:t>
      </w:r>
      <w:bookmarkEnd w:id="772"/>
      <w:bookmarkEnd w:id="773"/>
      <w:r w:rsidRPr="007C6F10">
        <w:rPr>
          <w:rFonts w:cs="Calibri"/>
        </w:rPr>
        <w:t xml:space="preserve"> detail</w:t>
      </w:r>
      <w:r>
        <w:rPr>
          <w:rFonts w:cs="Calibri" w:hint="eastAsia"/>
        </w:rPr>
        <w:t xml:space="preserve"> record</w:t>
      </w:r>
      <w:ins w:id="778" w:author="陈学锋" w:date="2018-07-12T20:50:00Z">
        <w:r w:rsidR="00A94D80">
          <w:rPr>
            <w:rFonts w:cs="Calibri"/>
          </w:rPr>
          <w:t>s</w:t>
        </w:r>
      </w:ins>
      <w:r>
        <w:rPr>
          <w:rFonts w:cs="Calibri" w:hint="eastAsia"/>
        </w:rPr>
        <w:t xml:space="preserve"> according to contract, position direction, open date (only </w:t>
      </w:r>
      <w:del w:id="779" w:author="陈学锋" w:date="2018-07-12T20:50:00Z">
        <w:r w:rsidDel="00A94D80">
          <w:rPr>
            <w:rFonts w:cs="Calibri" w:hint="eastAsia"/>
          </w:rPr>
          <w:delText>aiming to</w:delText>
        </w:r>
      </w:del>
      <w:ins w:id="780" w:author="陈学锋" w:date="2018-07-12T20:50:00Z">
        <w:r w:rsidR="00A94D80">
          <w:rPr>
            <w:rFonts w:cs="Calibri"/>
          </w:rPr>
          <w:t>for</w:t>
        </w:r>
      </w:ins>
      <w:r>
        <w:rPr>
          <w:rFonts w:cs="Calibri" w:hint="eastAsia"/>
        </w:rPr>
        <w:t xml:space="preserve"> SHFE, different for old position and new position).</w:t>
      </w:r>
    </w:p>
    <w:p w:rsidR="007C6F10" w:rsidRDefault="00AD44CE" w:rsidP="007C6F10">
      <w:pPr>
        <w:pStyle w:val="a0"/>
        <w:spacing w:before="156"/>
        <w:ind w:firstLineChars="0" w:firstLine="0"/>
        <w:rPr>
          <w:rFonts w:cs="Calibri"/>
        </w:rPr>
      </w:pPr>
      <w:r>
        <w:rPr>
          <w:rFonts w:cs="Calibri" w:hint="eastAsia"/>
        </w:rPr>
        <w:t xml:space="preserve">In position </w:t>
      </w:r>
      <w:del w:id="781" w:author="陈学锋" w:date="2018-07-12T21:02:00Z">
        <w:r w:rsidDel="00E56AB7">
          <w:rPr>
            <w:rFonts w:cs="Calibri" w:hint="eastAsia"/>
          </w:rPr>
          <w:delText>collection</w:delText>
        </w:r>
      </w:del>
      <w:ins w:id="782" w:author="陈学锋" w:date="2018-07-12T21:02:00Z">
        <w:r w:rsidR="00E56AB7">
          <w:rPr>
            <w:rFonts w:cs="Calibri"/>
          </w:rPr>
          <w:t>summary</w:t>
        </w:r>
      </w:ins>
      <w:r>
        <w:rPr>
          <w:rFonts w:cs="Calibri" w:hint="eastAsia"/>
        </w:rPr>
        <w:t>:</w:t>
      </w:r>
    </w:p>
    <w:p w:rsidR="00AD44CE" w:rsidRDefault="00AD44CE" w:rsidP="007C6F10">
      <w:pPr>
        <w:pStyle w:val="a0"/>
        <w:spacing w:before="156"/>
        <w:ind w:firstLineChars="0" w:firstLine="0"/>
        <w:rPr>
          <w:rFonts w:cs="Calibri"/>
        </w:rPr>
      </w:pPr>
      <w:r w:rsidRPr="00AD44CE">
        <w:rPr>
          <w:rFonts w:cs="Calibri" w:hint="eastAsia"/>
          <w:b/>
        </w:rPr>
        <w:t>YdPosition</w:t>
      </w:r>
      <w:r>
        <w:rPr>
          <w:rFonts w:cs="Calibri" w:hint="eastAsia"/>
        </w:rPr>
        <w:t xml:space="preserve">  position amount at yesterday close time (</w:t>
      </w:r>
      <w:r>
        <w:rPr>
          <w:rFonts w:ascii="宋体" w:hAnsi="宋体" w:cs="Calibri" w:hint="eastAsia"/>
        </w:rPr>
        <w:t>≠current yesterday position amount,</w:t>
      </w:r>
      <w:ins w:id="783" w:author="陈学锋" w:date="2018-07-12T21:03:00Z">
        <w:r w:rsidR="00E56AB7">
          <w:rPr>
            <w:rFonts w:ascii="宋体" w:hAnsi="宋体" w:cs="Calibri"/>
          </w:rPr>
          <w:t xml:space="preserve"> </w:t>
        </w:r>
      </w:ins>
      <w:r>
        <w:rPr>
          <w:rFonts w:ascii="宋体" w:hAnsi="宋体" w:cs="Calibri" w:hint="eastAsia"/>
        </w:rPr>
        <w:t>static,</w:t>
      </w:r>
      <w:ins w:id="784" w:author="陈学锋" w:date="2018-07-12T21:03:00Z">
        <w:r w:rsidR="00E56AB7">
          <w:rPr>
            <w:rFonts w:ascii="宋体" w:hAnsi="宋体" w:cs="Calibri"/>
          </w:rPr>
          <w:t xml:space="preserve"> </w:t>
        </w:r>
      </w:ins>
      <w:r>
        <w:rPr>
          <w:rFonts w:ascii="宋体" w:hAnsi="宋体" w:cs="Calibri" w:hint="eastAsia"/>
        </w:rPr>
        <w:t xml:space="preserve">not vary </w:t>
      </w:r>
      <w:del w:id="785" w:author="陈学锋" w:date="2018-07-12T21:04:00Z">
        <w:r w:rsidDel="00E56AB7">
          <w:rPr>
            <w:rFonts w:ascii="宋体" w:hAnsi="宋体" w:cs="Calibri" w:hint="eastAsia"/>
          </w:rPr>
          <w:delText xml:space="preserve">from </w:delText>
        </w:r>
      </w:del>
      <w:ins w:id="786" w:author="陈学锋" w:date="2018-07-12T21:04:00Z">
        <w:r w:rsidR="00E56AB7">
          <w:rPr>
            <w:rFonts w:ascii="宋体" w:hAnsi="宋体" w:cs="Calibri"/>
          </w:rPr>
          <w:t xml:space="preserve">for </w:t>
        </w:r>
      </w:ins>
      <w:r>
        <w:rPr>
          <w:rFonts w:ascii="宋体" w:hAnsi="宋体" w:cs="Calibri" w:hint="eastAsia"/>
        </w:rPr>
        <w:t>open and close</w:t>
      </w:r>
      <w:ins w:id="787" w:author="陈学锋" w:date="2018-07-12T21:04:00Z">
        <w:r w:rsidR="00E56AB7">
          <w:rPr>
            <w:rFonts w:ascii="宋体" w:hAnsi="宋体" w:cs="Calibri"/>
          </w:rPr>
          <w:t xml:space="preserve"> during the day</w:t>
        </w:r>
      </w:ins>
      <w:r>
        <w:rPr>
          <w:rFonts w:cs="Calibri" w:hint="eastAsia"/>
        </w:rPr>
        <w:t>)</w:t>
      </w:r>
    </w:p>
    <w:p w:rsidR="00AD44CE" w:rsidRDefault="00AD44CE" w:rsidP="007C6F10">
      <w:pPr>
        <w:pStyle w:val="a0"/>
        <w:spacing w:before="156"/>
        <w:ind w:firstLineChars="0" w:firstLine="0"/>
        <w:rPr>
          <w:rFonts w:cs="Calibri"/>
        </w:rPr>
      </w:pPr>
      <w:r w:rsidRPr="00AD44CE">
        <w:rPr>
          <w:rFonts w:cs="Calibri" w:hint="eastAsia"/>
          <w:b/>
        </w:rPr>
        <w:t>Position</w:t>
      </w:r>
      <w:r>
        <w:rPr>
          <w:rFonts w:cs="Calibri" w:hint="eastAsia"/>
        </w:rPr>
        <w:t xml:space="preserve">  current position amount</w:t>
      </w:r>
    </w:p>
    <w:p w:rsidR="00AD44CE" w:rsidRDefault="00AD44CE" w:rsidP="007C6F10">
      <w:pPr>
        <w:pStyle w:val="a0"/>
        <w:spacing w:before="156"/>
        <w:ind w:firstLineChars="0" w:firstLine="0"/>
        <w:rPr>
          <w:rFonts w:cs="Calibri"/>
        </w:rPr>
      </w:pPr>
      <w:r>
        <w:rPr>
          <w:rFonts w:cs="Calibri" w:hint="eastAsia"/>
          <w:b/>
        </w:rPr>
        <w:t>Today</w:t>
      </w:r>
      <w:r w:rsidRPr="00AD44CE">
        <w:rPr>
          <w:rFonts w:cs="Calibri" w:hint="eastAsia"/>
          <w:b/>
        </w:rPr>
        <w:t>Position</w:t>
      </w:r>
      <w:r>
        <w:rPr>
          <w:rFonts w:cs="Calibri" w:hint="eastAsia"/>
        </w:rPr>
        <w:t xml:space="preserve">  today</w:t>
      </w:r>
      <w:r>
        <w:rPr>
          <w:rFonts w:cs="Calibri"/>
        </w:rPr>
        <w:t>’</w:t>
      </w:r>
      <w:r>
        <w:rPr>
          <w:rFonts w:cs="Calibri" w:hint="eastAsia"/>
        </w:rPr>
        <w:t>s new open position amount</w:t>
      </w:r>
    </w:p>
    <w:p w:rsidR="00AD44CE" w:rsidRDefault="00AD44CE" w:rsidP="007C6F10">
      <w:pPr>
        <w:pStyle w:val="a0"/>
        <w:spacing w:before="156"/>
        <w:ind w:firstLineChars="0" w:firstLine="0"/>
        <w:rPr>
          <w:b/>
        </w:rPr>
      </w:pPr>
      <w:r>
        <w:rPr>
          <w:rFonts w:cs="Calibri"/>
        </w:rPr>
        <w:t>C</w:t>
      </w:r>
      <w:r>
        <w:rPr>
          <w:rFonts w:cs="Calibri" w:hint="eastAsia"/>
        </w:rPr>
        <w:t xml:space="preserve">urrent </w:t>
      </w:r>
      <w:r>
        <w:rPr>
          <w:rFonts w:ascii="宋体" w:hAnsi="宋体" w:cs="Calibri" w:hint="eastAsia"/>
        </w:rPr>
        <w:t xml:space="preserve">yesterday position = </w:t>
      </w:r>
      <w:r w:rsidR="001E03B6">
        <w:rPr>
          <w:rFonts w:ascii="宋体" w:hAnsi="宋体" w:cs="Calibri" w:hint="eastAsia"/>
        </w:rPr>
        <w:t>∑Position - ∑TodayPosition</w:t>
      </w:r>
    </w:p>
    <w:p w:rsidR="001E03B6" w:rsidRDefault="001E03B6" w:rsidP="001E03B6">
      <w:pPr>
        <w:pStyle w:val="a0"/>
        <w:spacing w:before="156"/>
        <w:ind w:firstLineChars="0" w:firstLine="0"/>
        <w:rPr>
          <w:b/>
        </w:rPr>
      </w:pPr>
      <w:r w:rsidRPr="00B121F1">
        <w:rPr>
          <w:rFonts w:hint="eastAsia"/>
          <w:b/>
        </w:rPr>
        <w:t>[</w:t>
      </w:r>
      <w:r>
        <w:rPr>
          <w:rFonts w:hint="eastAsia"/>
          <w:b/>
        </w:rPr>
        <w:t xml:space="preserve">position </w:t>
      </w:r>
      <w:del w:id="788" w:author="陈学锋" w:date="2018-07-12T21:07:00Z">
        <w:r w:rsidDel="00E56AB7">
          <w:rPr>
            <w:rFonts w:hint="eastAsia"/>
            <w:b/>
          </w:rPr>
          <w:delText>collection</w:delText>
        </w:r>
      </w:del>
      <w:ins w:id="789" w:author="陈学锋" w:date="2018-07-12T21:07:00Z">
        <w:r w:rsidR="00E56AB7">
          <w:rPr>
            <w:b/>
          </w:rPr>
          <w:t>combination details</w:t>
        </w:r>
      </w:ins>
      <w:r w:rsidRPr="00B121F1">
        <w:rPr>
          <w:rFonts w:hint="eastAsia"/>
          <w:b/>
        </w:rPr>
        <w:t>]</w:t>
      </w:r>
    </w:p>
    <w:p w:rsidR="007C6F10" w:rsidRPr="001E03B6" w:rsidRDefault="003813CA" w:rsidP="001E03B6">
      <w:pPr>
        <w:pStyle w:val="a0"/>
        <w:spacing w:before="156"/>
        <w:ind w:firstLineChars="0" w:firstLine="0"/>
        <w:rPr>
          <w:b/>
        </w:rPr>
      </w:pPr>
      <w:r>
        <w:rPr>
          <w:rFonts w:cs="Calibri" w:hint="eastAsia"/>
        </w:rPr>
        <w:t xml:space="preserve">Only </w:t>
      </w:r>
      <w:del w:id="790" w:author="陈学锋" w:date="2018-07-12T21:07:00Z">
        <w:r w:rsidDel="00E56AB7">
          <w:rPr>
            <w:rFonts w:cs="Calibri" w:hint="eastAsia"/>
          </w:rPr>
          <w:delText>aiming to</w:delText>
        </w:r>
      </w:del>
      <w:ins w:id="791" w:author="陈学锋" w:date="2018-07-12T21:07:00Z">
        <w:r w:rsidR="00E56AB7">
          <w:rPr>
            <w:rFonts w:cs="Calibri"/>
          </w:rPr>
          <w:t>for</w:t>
        </w:r>
      </w:ins>
      <w:r>
        <w:rPr>
          <w:rFonts w:cs="Calibri" w:hint="eastAsia"/>
        </w:rPr>
        <w:t xml:space="preserve"> </w:t>
      </w:r>
      <w:del w:id="792" w:author="陈学锋" w:date="2018-07-12T21:07:00Z">
        <w:r w:rsidDel="00E56AB7">
          <w:rPr>
            <w:rFonts w:cs="Calibri" w:hint="eastAsia"/>
          </w:rPr>
          <w:delText xml:space="preserve">the </w:delText>
        </w:r>
      </w:del>
      <w:r>
        <w:rPr>
          <w:rFonts w:cs="Calibri" w:hint="eastAsia"/>
        </w:rPr>
        <w:t>combination contract</w:t>
      </w:r>
      <w:ins w:id="793" w:author="陈学锋" w:date="2018-07-12T21:07:00Z">
        <w:r w:rsidR="00E56AB7">
          <w:rPr>
            <w:rFonts w:cs="Calibri"/>
          </w:rPr>
          <w:t>s</w:t>
        </w:r>
      </w:ins>
      <w:r>
        <w:rPr>
          <w:rFonts w:cs="Calibri"/>
        </w:rPr>
        <w:t>’</w:t>
      </w:r>
      <w:del w:id="794" w:author="陈学锋" w:date="2018-07-12T21:07:00Z">
        <w:r w:rsidDel="00E56AB7">
          <w:rPr>
            <w:rFonts w:cs="Calibri" w:hint="eastAsia"/>
          </w:rPr>
          <w:delText>s</w:delText>
        </w:r>
      </w:del>
      <w:r>
        <w:rPr>
          <w:rFonts w:cs="Calibri" w:hint="eastAsia"/>
        </w:rPr>
        <w:t xml:space="preserve"> position detail record</w:t>
      </w:r>
      <w:ins w:id="795" w:author="陈学锋" w:date="2018-07-12T21:07:00Z">
        <w:r w:rsidR="00E56AB7">
          <w:rPr>
            <w:rFonts w:cs="Calibri"/>
          </w:rPr>
          <w:t>s</w:t>
        </w:r>
      </w:ins>
    </w:p>
    <w:p w:rsidR="00274F8B" w:rsidRDefault="00F9769E">
      <w:pPr>
        <w:pStyle w:val="2"/>
        <w:numPr>
          <w:ilvl w:val="1"/>
          <w:numId w:val="2"/>
        </w:numPr>
      </w:pPr>
      <w:r>
        <w:t xml:space="preserve">Order </w:t>
      </w:r>
      <w:r>
        <w:rPr>
          <w:rFonts w:hint="eastAsia"/>
        </w:rPr>
        <w:t xml:space="preserve">Processing </w:t>
      </w:r>
      <w:r>
        <w:t>Flow</w:t>
      </w:r>
      <w:bookmarkEnd w:id="754"/>
      <w:bookmarkEnd w:id="755"/>
    </w:p>
    <w:p w:rsidR="00274F8B" w:rsidRDefault="003822AC">
      <w:pPr>
        <w:rPr>
          <w:rFonts w:cs="Calibri"/>
        </w:rPr>
      </w:pPr>
      <w:r>
        <w:rPr>
          <w:rFonts w:cs="Calibri" w:hint="eastAsia"/>
          <w:noProof/>
        </w:rPr>
        <w:lastRenderedPageBreak/>
        <w:drawing>
          <wp:inline distT="0" distB="0" distL="0" distR="0">
            <wp:extent cx="6010275" cy="7772400"/>
            <wp:effectExtent l="0" t="0" r="9525" b="0"/>
            <wp:docPr id="15" name="图片 208" descr="报单流程图-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descr="报单流程图-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7772400"/>
                    </a:xfrm>
                    <a:prstGeom prst="rect">
                      <a:avLst/>
                    </a:prstGeom>
                    <a:noFill/>
                    <a:ln>
                      <a:noFill/>
                    </a:ln>
                  </pic:spPr>
                </pic:pic>
              </a:graphicData>
            </a:graphic>
          </wp:inline>
        </w:drawing>
      </w:r>
    </w:p>
    <w:p w:rsidR="00274F8B" w:rsidRDefault="00274F8B">
      <w:pPr>
        <w:rPr>
          <w:rFonts w:cs="Calibri"/>
        </w:rPr>
      </w:pPr>
    </w:p>
    <w:p w:rsidR="00274F8B" w:rsidRDefault="00F9769E">
      <w:pPr>
        <w:pStyle w:val="19"/>
        <w:numPr>
          <w:ilvl w:val="0"/>
          <w:numId w:val="9"/>
        </w:numPr>
        <w:rPr>
          <w:rFonts w:cs="Calibri"/>
        </w:rPr>
      </w:pPr>
      <w:r>
        <w:rPr>
          <w:rFonts w:cs="Calibri"/>
        </w:rPr>
        <w:t xml:space="preserve">The Trade Terminal submits </w:t>
      </w:r>
      <w:ins w:id="796" w:author="陈学锋" w:date="2018-07-12T21:08:00Z">
        <w:r w:rsidR="00E56AB7">
          <w:rPr>
            <w:rFonts w:cs="Calibri"/>
          </w:rPr>
          <w:t xml:space="preserve">an </w:t>
        </w:r>
      </w:ins>
      <w:r>
        <w:rPr>
          <w:rFonts w:cs="Calibri"/>
        </w:rPr>
        <w:t xml:space="preserve">order request to </w:t>
      </w:r>
      <w:r>
        <w:rPr>
          <w:rFonts w:cs="Calibri" w:hint="eastAsia"/>
        </w:rPr>
        <w:t>the T</w:t>
      </w:r>
      <w:r>
        <w:rPr>
          <w:rFonts w:cs="Calibri"/>
        </w:rPr>
        <w:t xml:space="preserve">rading </w:t>
      </w:r>
      <w:r>
        <w:rPr>
          <w:rFonts w:cs="Calibri" w:hint="eastAsia"/>
        </w:rPr>
        <w:t>F</w:t>
      </w:r>
      <w:r>
        <w:rPr>
          <w:rFonts w:cs="Calibri"/>
        </w:rPr>
        <w:t>ront-</w:t>
      </w:r>
      <w:r>
        <w:rPr>
          <w:rFonts w:cs="Calibri" w:hint="eastAsia"/>
        </w:rPr>
        <w:t>E</w:t>
      </w:r>
      <w:r>
        <w:rPr>
          <w:rFonts w:cs="Calibri"/>
        </w:rPr>
        <w:t>nd via trade API.</w:t>
      </w:r>
    </w:p>
    <w:p w:rsidR="00274F8B" w:rsidRDefault="00F9769E">
      <w:pPr>
        <w:pStyle w:val="19"/>
        <w:numPr>
          <w:ilvl w:val="0"/>
          <w:numId w:val="9"/>
        </w:numPr>
        <w:rPr>
          <w:rFonts w:cs="Calibri"/>
        </w:rPr>
      </w:pPr>
      <w:r>
        <w:rPr>
          <w:rFonts w:cs="Calibri"/>
        </w:rPr>
        <w:t>The Main Compositor subscribes transaction request</w:t>
      </w:r>
      <w:ins w:id="797" w:author="陈学锋" w:date="2018-07-12T21:09:00Z">
        <w:r w:rsidR="00E56AB7">
          <w:rPr>
            <w:rFonts w:cs="Calibri"/>
          </w:rPr>
          <w:t>s</w:t>
        </w:r>
      </w:ins>
      <w:r>
        <w:rPr>
          <w:rFonts w:cs="Calibri"/>
        </w:rPr>
        <w:t xml:space="preserve"> from the Trading Front-End. </w:t>
      </w:r>
    </w:p>
    <w:p w:rsidR="00274F8B" w:rsidRDefault="00F9769E">
      <w:pPr>
        <w:pStyle w:val="19"/>
        <w:numPr>
          <w:ilvl w:val="0"/>
          <w:numId w:val="9"/>
        </w:numPr>
        <w:rPr>
          <w:rFonts w:cs="Calibri"/>
        </w:rPr>
      </w:pPr>
      <w:r>
        <w:rPr>
          <w:rFonts w:cs="Calibri"/>
        </w:rPr>
        <w:lastRenderedPageBreak/>
        <w:t>The Main Compositor sends the transaction sequence to the Subordinate Compositor for confirmation.</w:t>
      </w:r>
    </w:p>
    <w:p w:rsidR="00274F8B" w:rsidRDefault="00F9769E">
      <w:pPr>
        <w:pStyle w:val="19"/>
        <w:numPr>
          <w:ilvl w:val="0"/>
          <w:numId w:val="9"/>
        </w:numPr>
        <w:rPr>
          <w:rFonts w:cs="Calibri"/>
        </w:rPr>
      </w:pPr>
      <w:r>
        <w:rPr>
          <w:rFonts w:cs="Calibri"/>
        </w:rPr>
        <w:t xml:space="preserve">After receiving the packet to be confirmed, the Subordinate Compositor writes </w:t>
      </w:r>
      <w:del w:id="798" w:author="陈学锋" w:date="2018-07-12T21:09:00Z">
        <w:r w:rsidDel="00E56AB7">
          <w:rPr>
            <w:rFonts w:cs="Calibri"/>
          </w:rPr>
          <w:delText xml:space="preserve">relative </w:delText>
        </w:r>
      </w:del>
      <w:ins w:id="799" w:author="陈学锋" w:date="2018-07-12T21:09:00Z">
        <w:r w:rsidR="00E56AB7">
          <w:rPr>
            <w:rFonts w:cs="Calibri"/>
          </w:rPr>
          <w:t xml:space="preserve">relevant </w:t>
        </w:r>
      </w:ins>
      <w:r>
        <w:rPr>
          <w:rFonts w:cs="Calibri"/>
        </w:rPr>
        <w:t>packets into the flow file and returns the confirmation message immediately</w:t>
      </w:r>
      <w:r>
        <w:rPr>
          <w:rFonts w:cs="Calibri" w:hint="eastAsia"/>
        </w:rPr>
        <w:t>.</w:t>
      </w:r>
    </w:p>
    <w:p w:rsidR="00274F8B" w:rsidRDefault="00F9769E">
      <w:pPr>
        <w:pStyle w:val="19"/>
        <w:numPr>
          <w:ilvl w:val="0"/>
          <w:numId w:val="9"/>
        </w:numPr>
        <w:rPr>
          <w:rFonts w:cs="Calibri"/>
        </w:rPr>
      </w:pPr>
      <w:r>
        <w:rPr>
          <w:rFonts w:cs="Calibri"/>
        </w:rPr>
        <w:t xml:space="preserve">The </w:t>
      </w:r>
      <w:r>
        <w:rPr>
          <w:rFonts w:cs="Calibri" w:hint="eastAsia"/>
        </w:rPr>
        <w:t>trading kernel</w:t>
      </w:r>
      <w:r>
        <w:rPr>
          <w:rFonts w:cs="Calibri"/>
        </w:rPr>
        <w:t xml:space="preserve"> subscribes transaction sequence from the Main Compositor.</w:t>
      </w:r>
    </w:p>
    <w:p w:rsidR="00274F8B" w:rsidRDefault="00F9769E">
      <w:pPr>
        <w:pStyle w:val="19"/>
        <w:numPr>
          <w:ilvl w:val="0"/>
          <w:numId w:val="9"/>
        </w:numPr>
      </w:pPr>
      <w:r>
        <w:rPr>
          <w:rFonts w:cs="Calibri"/>
        </w:rPr>
        <w:t xml:space="preserve">The </w:t>
      </w:r>
      <w:r>
        <w:rPr>
          <w:rFonts w:cs="Calibri" w:hint="eastAsia"/>
        </w:rPr>
        <w:t>trading kernel</w:t>
      </w:r>
      <w:r>
        <w:rPr>
          <w:rFonts w:cs="Calibri"/>
        </w:rPr>
        <w:t xml:space="preserve"> validates the transaction sequence after receiving it. If any error, the </w:t>
      </w:r>
      <w:r>
        <w:rPr>
          <w:rFonts w:cs="Calibri" w:hint="eastAsia"/>
        </w:rPr>
        <w:t>trading kernel</w:t>
      </w:r>
      <w:r>
        <w:rPr>
          <w:rFonts w:cs="Calibri"/>
        </w:rPr>
        <w:t xml:space="preserve"> will return an order response with error message to the Trading Front-End. Then the Trading Front-End transfers the message to the Trade Terminal immediately. If </w:t>
      </w:r>
      <w:r>
        <w:rPr>
          <w:rFonts w:cs="Calibri" w:hint="eastAsia"/>
        </w:rPr>
        <w:t>the request</w:t>
      </w:r>
      <w:r>
        <w:rPr>
          <w:rFonts w:cs="Calibri"/>
        </w:rPr>
        <w:t xml:space="preserve"> is a </w:t>
      </w:r>
      <w:del w:id="800" w:author="陈学锋" w:date="2018-07-12T21:16:00Z">
        <w:r w:rsidDel="00D24C45">
          <w:rPr>
            <w:rFonts w:cs="Calibri"/>
          </w:rPr>
          <w:delText>legal</w:delText>
        </w:r>
      </w:del>
      <w:ins w:id="801" w:author="陈学锋" w:date="2018-07-12T21:16:00Z">
        <w:r w:rsidR="00D24C45">
          <w:rPr>
            <w:rFonts w:cs="Calibri"/>
          </w:rPr>
          <w:t>legitimate</w:t>
        </w:r>
      </w:ins>
      <w:r>
        <w:rPr>
          <w:rFonts w:cs="Calibri"/>
        </w:rPr>
        <w:t xml:space="preserve"> transaction request, the </w:t>
      </w:r>
      <w:r>
        <w:rPr>
          <w:rFonts w:cs="Calibri" w:hint="eastAsia"/>
        </w:rPr>
        <w:t>trading kernel</w:t>
      </w:r>
      <w:r>
        <w:rPr>
          <w:rFonts w:cs="Calibri"/>
        </w:rPr>
        <w:t xml:space="preserve"> will also return a response to the Trading Front-End, but this response will not be returned to the Trade Terminal.</w:t>
      </w:r>
    </w:p>
    <w:p w:rsidR="00274F8B" w:rsidRDefault="00F9769E">
      <w:pPr>
        <w:pStyle w:val="19"/>
        <w:numPr>
          <w:ilvl w:val="0"/>
          <w:numId w:val="9"/>
        </w:numPr>
        <w:rPr>
          <w:rFonts w:cs="Calibri"/>
        </w:rPr>
      </w:pPr>
      <w:r>
        <w:rPr>
          <w:rFonts w:cs="Calibri"/>
        </w:rPr>
        <w:t>There are two cases in this step: 1. If the Trading Front-End gets an error order response, it will send the package to the Trade Terminal via dialog mode. 2. If the response message is correct, the Trading Front-end returns the corresponding order return to the Trade Terminal immediately via private mode (step 8</w:t>
      </w:r>
      <w:r>
        <w:rPr>
          <w:rFonts w:cs="Calibri" w:hint="eastAsia"/>
        </w:rPr>
        <w:t>, from the Trading Front-End to the Trade Terminal</w:t>
      </w:r>
      <w:r>
        <w:rPr>
          <w:rFonts w:cs="Calibri"/>
        </w:rPr>
        <w:t>).</w:t>
      </w:r>
    </w:p>
    <w:p w:rsidR="00274F8B" w:rsidRDefault="00F9769E">
      <w:pPr>
        <w:pStyle w:val="19"/>
        <w:numPr>
          <w:ilvl w:val="0"/>
          <w:numId w:val="9"/>
        </w:numPr>
        <w:rPr>
          <w:rFonts w:cs="Calibri"/>
        </w:rPr>
      </w:pPr>
      <w:r>
        <w:rPr>
          <w:rFonts w:cs="Calibri"/>
        </w:rPr>
        <w:t xml:space="preserve">There are two </w:t>
      </w:r>
      <w:del w:id="802" w:author="陈学锋" w:date="2018-07-12T21:18:00Z">
        <w:r w:rsidDel="00D24C45">
          <w:rPr>
            <w:rFonts w:cs="Calibri"/>
          </w:rPr>
          <w:delText xml:space="preserve">progresses </w:delText>
        </w:r>
      </w:del>
      <w:ins w:id="803" w:author="陈学锋" w:date="2018-07-12T21:18:00Z">
        <w:r w:rsidR="00D24C45">
          <w:rPr>
            <w:rFonts w:cs="Calibri"/>
          </w:rPr>
          <w:t xml:space="preserve">processes </w:t>
        </w:r>
      </w:ins>
      <w:r>
        <w:rPr>
          <w:rFonts w:cs="Calibri"/>
        </w:rPr>
        <w:t>in this step:</w:t>
      </w:r>
      <w:r>
        <w:rPr>
          <w:rFonts w:cs="Calibri" w:hint="eastAsia"/>
        </w:rPr>
        <w:t xml:space="preserve"> </w:t>
      </w:r>
      <w:r>
        <w:rPr>
          <w:rFonts w:cs="Calibri"/>
        </w:rPr>
        <w:t xml:space="preserve">1. After receiving </w:t>
      </w:r>
      <w:ins w:id="804" w:author="陈学锋" w:date="2018-07-12T21:18:00Z">
        <w:r w:rsidR="00D24C45">
          <w:rPr>
            <w:rFonts w:cs="Calibri"/>
          </w:rPr>
          <w:t xml:space="preserve">an </w:t>
        </w:r>
      </w:ins>
      <w:r>
        <w:rPr>
          <w:rFonts w:cs="Calibri"/>
        </w:rPr>
        <w:t xml:space="preserve">order return from the </w:t>
      </w:r>
      <w:r>
        <w:rPr>
          <w:rFonts w:cs="Calibri" w:hint="eastAsia"/>
        </w:rPr>
        <w:t>trading kernel</w:t>
      </w:r>
      <w:r>
        <w:rPr>
          <w:rFonts w:cs="Calibri"/>
        </w:rPr>
        <w:t xml:space="preserve">, the Trading Front-End sends the order return to the Trade Terminal via private mode. 2. After sending the first order return to the Trading Front-End, the </w:t>
      </w:r>
      <w:r>
        <w:rPr>
          <w:rFonts w:cs="Calibri" w:hint="eastAsia"/>
        </w:rPr>
        <w:t>trading kernel</w:t>
      </w:r>
      <w:r>
        <w:rPr>
          <w:rFonts w:cs="Calibri"/>
        </w:rPr>
        <w:t xml:space="preserve"> will generate </w:t>
      </w:r>
      <w:r>
        <w:rPr>
          <w:rFonts w:cs="Calibri" w:hint="eastAsia"/>
        </w:rPr>
        <w:t>a</w:t>
      </w:r>
      <w:r>
        <w:rPr>
          <w:rFonts w:cs="Calibri"/>
        </w:rPr>
        <w:t xml:space="preserve"> request package </w:t>
      </w:r>
      <w:del w:id="805" w:author="陈学锋" w:date="2018-07-12T21:19:00Z">
        <w:r w:rsidDel="00D24C45">
          <w:rPr>
            <w:rFonts w:cs="Calibri"/>
          </w:rPr>
          <w:delText>for requesting</w:delText>
        </w:r>
      </w:del>
      <w:ins w:id="806" w:author="陈学锋" w:date="2018-07-12T21:19:00Z">
        <w:r w:rsidR="00D24C45">
          <w:rPr>
            <w:rFonts w:cs="Calibri"/>
          </w:rPr>
          <w:t>to request</w:t>
        </w:r>
      </w:ins>
      <w:r>
        <w:rPr>
          <w:rFonts w:cs="Calibri"/>
        </w:rPr>
        <w:t xml:space="preserve"> an order insert</w:t>
      </w:r>
      <w:ins w:id="807" w:author="陈学锋" w:date="2018-07-12T21:19:00Z">
        <w:r w:rsidR="00D24C45">
          <w:rPr>
            <w:rFonts w:cs="Calibri"/>
          </w:rPr>
          <w:t>ion</w:t>
        </w:r>
      </w:ins>
      <w:r>
        <w:rPr>
          <w:rFonts w:cs="Calibri"/>
        </w:rPr>
        <w:t xml:space="preserve"> </w:t>
      </w:r>
      <w:r>
        <w:rPr>
          <w:rFonts w:cs="Calibri" w:hint="eastAsia"/>
        </w:rPr>
        <w:t xml:space="preserve">and send it </w:t>
      </w:r>
      <w:r>
        <w:rPr>
          <w:rFonts w:cs="Calibri"/>
        </w:rPr>
        <w:t xml:space="preserve">to </w:t>
      </w:r>
      <w:r>
        <w:rPr>
          <w:rFonts w:cs="Calibri" w:hint="eastAsia"/>
        </w:rPr>
        <w:t xml:space="preserve">the </w:t>
      </w:r>
      <w:r>
        <w:rPr>
          <w:rFonts w:cs="Calibri"/>
        </w:rPr>
        <w:t xml:space="preserve">exchange. The package will be </w:t>
      </w:r>
      <w:del w:id="808" w:author="陈学锋" w:date="2018-07-12T21:20:00Z">
        <w:r w:rsidDel="00D24C45">
          <w:rPr>
            <w:rFonts w:cs="Calibri"/>
          </w:rPr>
          <w:delText>subscribed by</w:delText>
        </w:r>
      </w:del>
      <w:ins w:id="809" w:author="陈学锋" w:date="2018-07-12T21:20:00Z">
        <w:r w:rsidR="00D24C45">
          <w:rPr>
            <w:rFonts w:cs="Calibri"/>
          </w:rPr>
          <w:t>posted to</w:t>
        </w:r>
      </w:ins>
      <w:r>
        <w:rPr>
          <w:rFonts w:cs="Calibri"/>
        </w:rPr>
        <w:t xml:space="preserve"> the Offer Manager.  </w:t>
      </w:r>
    </w:p>
    <w:p w:rsidR="00274F8B" w:rsidRDefault="00F9769E">
      <w:pPr>
        <w:pStyle w:val="19"/>
        <w:numPr>
          <w:ilvl w:val="0"/>
          <w:numId w:val="9"/>
        </w:numPr>
        <w:rPr>
          <w:rFonts w:cs="Calibri"/>
        </w:rPr>
      </w:pPr>
      <w:r>
        <w:rPr>
          <w:rFonts w:cs="Calibri"/>
        </w:rPr>
        <w:t xml:space="preserve">After </w:t>
      </w:r>
      <w:del w:id="810" w:author="陈学锋" w:date="2018-07-12T21:20:00Z">
        <w:r w:rsidDel="00D24C45">
          <w:rPr>
            <w:rFonts w:cs="Calibri"/>
          </w:rPr>
          <w:delText xml:space="preserve">subscribing </w:delText>
        </w:r>
      </w:del>
      <w:ins w:id="811" w:author="陈学锋" w:date="2018-07-12T21:20:00Z">
        <w:r w:rsidR="00D24C45">
          <w:rPr>
            <w:rFonts w:cs="Calibri"/>
          </w:rPr>
          <w:t xml:space="preserve">receiving </w:t>
        </w:r>
      </w:ins>
      <w:r>
        <w:rPr>
          <w:rFonts w:cs="Calibri"/>
        </w:rPr>
        <w:t>the order insert</w:t>
      </w:r>
      <w:ins w:id="812" w:author="陈学锋" w:date="2018-07-12T21:20:00Z">
        <w:r w:rsidR="00D24C45">
          <w:rPr>
            <w:rFonts w:cs="Calibri"/>
          </w:rPr>
          <w:t>ion</w:t>
        </w:r>
      </w:ins>
      <w:r>
        <w:rPr>
          <w:rFonts w:cs="Calibri"/>
        </w:rPr>
        <w:t xml:space="preserve"> request, the Offer Manager forwards the package to</w:t>
      </w:r>
      <w:ins w:id="813" w:author="陈学锋" w:date="2018-07-12T21:20:00Z">
        <w:r w:rsidR="00D24C45">
          <w:rPr>
            <w:rFonts w:cs="Calibri"/>
          </w:rPr>
          <w:t xml:space="preserve"> the</w:t>
        </w:r>
      </w:ins>
      <w:r>
        <w:rPr>
          <w:rFonts w:cs="Calibri"/>
        </w:rPr>
        <w:t xml:space="preserve"> corresponding </w:t>
      </w:r>
      <w:del w:id="814" w:author="陈学锋" w:date="2018-07-12T21:22:00Z">
        <w:r w:rsidDel="003F5D1B">
          <w:rPr>
            <w:rFonts w:cs="Calibri"/>
          </w:rPr>
          <w:delText>offer</w:delText>
        </w:r>
      </w:del>
      <w:ins w:id="815" w:author="陈学锋" w:date="2018-07-12T21:22:00Z">
        <w:r w:rsidR="003F5D1B">
          <w:rPr>
            <w:rFonts w:cs="Calibri"/>
          </w:rPr>
          <w:t>Offer</w:t>
        </w:r>
      </w:ins>
      <w:r>
        <w:rPr>
          <w:rFonts w:cs="Calibri"/>
        </w:rPr>
        <w:t xml:space="preserve">. </w:t>
      </w:r>
    </w:p>
    <w:p w:rsidR="00274F8B" w:rsidRDefault="00F9769E">
      <w:pPr>
        <w:pStyle w:val="19"/>
        <w:numPr>
          <w:ilvl w:val="0"/>
          <w:numId w:val="9"/>
        </w:numPr>
        <w:rPr>
          <w:rFonts w:cs="Calibri"/>
        </w:rPr>
      </w:pPr>
      <w:r>
        <w:rPr>
          <w:rFonts w:cs="Calibri" w:hint="eastAsia"/>
        </w:rPr>
        <w:t>A</w:t>
      </w:r>
      <w:r>
        <w:rPr>
          <w:rFonts w:cs="Calibri"/>
        </w:rPr>
        <w:t>fter receiving the package from the Offer Manager</w:t>
      </w:r>
      <w:r>
        <w:rPr>
          <w:rFonts w:cs="Calibri" w:hint="eastAsia"/>
        </w:rPr>
        <w:t>, t</w:t>
      </w:r>
      <w:r>
        <w:rPr>
          <w:rFonts w:cs="Calibri"/>
        </w:rPr>
        <w:t xml:space="preserve">he Offer sends the order to </w:t>
      </w:r>
      <w:r>
        <w:rPr>
          <w:rFonts w:cs="Calibri" w:hint="eastAsia"/>
        </w:rPr>
        <w:t xml:space="preserve">the </w:t>
      </w:r>
      <w:r>
        <w:rPr>
          <w:rFonts w:cs="Calibri"/>
        </w:rPr>
        <w:t>exchange via</w:t>
      </w:r>
      <w:r>
        <w:rPr>
          <w:rFonts w:cs="Calibri" w:hint="eastAsia"/>
        </w:rPr>
        <w:t xml:space="preserve"> the</w:t>
      </w:r>
      <w:r>
        <w:rPr>
          <w:rFonts w:cs="Calibri"/>
        </w:rPr>
        <w:t xml:space="preserve"> exchange’</w:t>
      </w:r>
      <w:r>
        <w:rPr>
          <w:rFonts w:cs="Calibri" w:hint="eastAsia"/>
        </w:rPr>
        <w:t xml:space="preserve">s </w:t>
      </w:r>
      <w:r>
        <w:rPr>
          <w:rFonts w:cs="Calibri"/>
        </w:rPr>
        <w:t xml:space="preserve">trade API. </w:t>
      </w:r>
    </w:p>
    <w:p w:rsidR="00274F8B" w:rsidRDefault="00F9769E">
      <w:pPr>
        <w:pStyle w:val="19"/>
        <w:numPr>
          <w:ilvl w:val="0"/>
          <w:numId w:val="9"/>
        </w:numPr>
        <w:rPr>
          <w:rFonts w:cs="Calibri"/>
        </w:rPr>
      </w:pPr>
      <w:r>
        <w:rPr>
          <w:rFonts w:cs="Calibri"/>
        </w:rPr>
        <w:t>The Offer receives order return, trade return, or error order response from the</w:t>
      </w:r>
      <w:r>
        <w:rPr>
          <w:rFonts w:cs="Calibri" w:hint="eastAsia"/>
        </w:rPr>
        <w:t xml:space="preserve"> </w:t>
      </w:r>
      <w:r>
        <w:rPr>
          <w:rFonts w:cs="Calibri"/>
        </w:rPr>
        <w:t>exchange’s trading front-end via exchange’s trade API.</w:t>
      </w:r>
    </w:p>
    <w:p w:rsidR="00274F8B" w:rsidRDefault="00F9769E">
      <w:pPr>
        <w:pStyle w:val="19"/>
        <w:numPr>
          <w:ilvl w:val="0"/>
          <w:numId w:val="9"/>
        </w:numPr>
        <w:rPr>
          <w:rFonts w:cs="Calibri"/>
        </w:rPr>
      </w:pPr>
      <w:r>
        <w:rPr>
          <w:rFonts w:cs="Calibri"/>
        </w:rPr>
        <w:t xml:space="preserve">The Offer gathers all order returns, trader returns and order responses from </w:t>
      </w:r>
      <w:r>
        <w:rPr>
          <w:rFonts w:cs="Calibri" w:hint="eastAsia"/>
        </w:rPr>
        <w:t xml:space="preserve">the </w:t>
      </w:r>
      <w:r>
        <w:rPr>
          <w:rFonts w:cs="Calibri"/>
        </w:rPr>
        <w:t>exchange and sen</w:t>
      </w:r>
      <w:r>
        <w:rPr>
          <w:rFonts w:cs="Calibri" w:hint="eastAsia"/>
        </w:rPr>
        <w:t>ds</w:t>
      </w:r>
      <w:r>
        <w:rPr>
          <w:rFonts w:cs="Calibri"/>
        </w:rPr>
        <w:t xml:space="preserve"> them to the Offer Manager. </w:t>
      </w:r>
    </w:p>
    <w:p w:rsidR="00274F8B" w:rsidRDefault="00F9769E">
      <w:pPr>
        <w:pStyle w:val="19"/>
        <w:numPr>
          <w:ilvl w:val="0"/>
          <w:numId w:val="9"/>
        </w:numPr>
        <w:rPr>
          <w:rFonts w:cs="Calibri"/>
        </w:rPr>
      </w:pPr>
      <w:r>
        <w:rPr>
          <w:rFonts w:cs="Calibri"/>
        </w:rPr>
        <w:t xml:space="preserve">The Main Compositor </w:t>
      </w:r>
      <w:del w:id="816" w:author="陈学锋" w:date="2018-07-12T21:23:00Z">
        <w:r w:rsidDel="003F5D1B">
          <w:rPr>
            <w:rFonts w:cs="Calibri"/>
          </w:rPr>
          <w:delText xml:space="preserve">subscribes </w:delText>
        </w:r>
      </w:del>
      <w:ins w:id="817" w:author="陈学锋" w:date="2018-07-12T21:23:00Z">
        <w:r w:rsidR="003F5D1B">
          <w:rPr>
            <w:rFonts w:cs="Calibri"/>
          </w:rPr>
          <w:t xml:space="preserve">receives </w:t>
        </w:r>
      </w:ins>
      <w:r>
        <w:rPr>
          <w:rFonts w:cs="Calibri"/>
        </w:rPr>
        <w:t xml:space="preserve">order packages from the Offer Manager. </w:t>
      </w:r>
    </w:p>
    <w:p w:rsidR="00274F8B" w:rsidRDefault="00F9769E">
      <w:pPr>
        <w:pStyle w:val="19"/>
        <w:numPr>
          <w:ilvl w:val="0"/>
          <w:numId w:val="9"/>
        </w:numPr>
        <w:rPr>
          <w:rFonts w:cs="Calibri"/>
        </w:rPr>
      </w:pPr>
      <w:r>
        <w:rPr>
          <w:rFonts w:cs="Calibri"/>
        </w:rPr>
        <w:t>After serializing the packages, the Main Compositor sends the transaction sequence to the Subordinate Compositor for confirmation.</w:t>
      </w:r>
    </w:p>
    <w:p w:rsidR="00274F8B" w:rsidRDefault="00F9769E">
      <w:pPr>
        <w:pStyle w:val="19"/>
        <w:numPr>
          <w:ilvl w:val="0"/>
          <w:numId w:val="9"/>
        </w:numPr>
        <w:rPr>
          <w:rFonts w:cs="Calibri"/>
        </w:rPr>
      </w:pPr>
      <w:r>
        <w:rPr>
          <w:rFonts w:cs="Calibri"/>
        </w:rPr>
        <w:t>After receiving the packets to be confirmed, the Subordinate Compositor writes the packets into the flow file and returns the confirmation messages immediately</w:t>
      </w:r>
    </w:p>
    <w:p w:rsidR="00274F8B" w:rsidRDefault="00F9769E">
      <w:pPr>
        <w:pStyle w:val="19"/>
        <w:numPr>
          <w:ilvl w:val="0"/>
          <w:numId w:val="9"/>
        </w:numPr>
        <w:rPr>
          <w:rFonts w:cs="Calibri"/>
        </w:rPr>
      </w:pPr>
      <w:r>
        <w:rPr>
          <w:rFonts w:cs="Calibri"/>
        </w:rPr>
        <w:t xml:space="preserve">The </w:t>
      </w:r>
      <w:r>
        <w:rPr>
          <w:rFonts w:cs="Calibri" w:hint="eastAsia"/>
        </w:rPr>
        <w:t>trading kernel</w:t>
      </w:r>
      <w:r>
        <w:rPr>
          <w:rFonts w:cs="Calibri"/>
        </w:rPr>
        <w:t xml:space="preserve"> subscribes all order and trade returns from the Main Compositor.</w:t>
      </w:r>
    </w:p>
    <w:p w:rsidR="00274F8B" w:rsidRDefault="00F9769E">
      <w:pPr>
        <w:pStyle w:val="19"/>
        <w:numPr>
          <w:ilvl w:val="0"/>
          <w:numId w:val="9"/>
        </w:numPr>
        <w:rPr>
          <w:rFonts w:cs="Calibri"/>
        </w:rPr>
      </w:pPr>
      <w:r>
        <w:rPr>
          <w:rFonts w:cs="Calibri"/>
        </w:rPr>
        <w:t xml:space="preserve">The Trading Front-End subscribes all trading result from the </w:t>
      </w:r>
      <w:r>
        <w:rPr>
          <w:rFonts w:cs="Calibri" w:hint="eastAsia"/>
        </w:rPr>
        <w:t>trading kernel</w:t>
      </w:r>
      <w:r>
        <w:rPr>
          <w:rFonts w:cs="Calibri"/>
        </w:rPr>
        <w:t>.</w:t>
      </w:r>
    </w:p>
    <w:p w:rsidR="00274F8B" w:rsidRDefault="00F9769E">
      <w:pPr>
        <w:pStyle w:val="19"/>
        <w:numPr>
          <w:ilvl w:val="0"/>
          <w:numId w:val="9"/>
        </w:numPr>
        <w:rPr>
          <w:rFonts w:cs="Calibri"/>
        </w:rPr>
      </w:pPr>
      <w:r>
        <w:rPr>
          <w:rFonts w:cs="Calibri"/>
        </w:rPr>
        <w:t>The Trading Front-End distributes the trading result to each Trade Terminal.</w:t>
      </w:r>
    </w:p>
    <w:p w:rsidR="00274F8B" w:rsidRDefault="00274F8B">
      <w:pPr>
        <w:pStyle w:val="19"/>
        <w:ind w:left="0"/>
        <w:rPr>
          <w:rFonts w:cs="Calibri"/>
        </w:rPr>
      </w:pPr>
    </w:p>
    <w:p w:rsidR="00274F8B" w:rsidRDefault="00F9769E">
      <w:pPr>
        <w:pStyle w:val="2"/>
        <w:numPr>
          <w:ilvl w:val="1"/>
          <w:numId w:val="2"/>
        </w:numPr>
      </w:pPr>
      <w:bookmarkStart w:id="818" w:name="_Toc402796995"/>
      <w:bookmarkStart w:id="819" w:name="_Toc21452"/>
      <w:r>
        <w:br w:type="page"/>
      </w:r>
      <w:r>
        <w:lastRenderedPageBreak/>
        <w:t>Methods for Processing Orders</w:t>
      </w:r>
      <w:bookmarkEnd w:id="818"/>
      <w:bookmarkEnd w:id="819"/>
    </w:p>
    <w:p w:rsidR="00274F8B" w:rsidRDefault="00F9769E">
      <w:pPr>
        <w:rPr>
          <w:rFonts w:cs="Calibri"/>
          <w:szCs w:val="18"/>
        </w:rPr>
      </w:pPr>
      <w:r>
        <w:rPr>
          <w:rFonts w:eastAsia="微软雅黑" w:cs="Calibri"/>
          <w:b/>
          <w:bCs/>
          <w:szCs w:val="18"/>
        </w:rPr>
        <w:t>ReqOrderInsert</w:t>
      </w:r>
      <w:r>
        <w:rPr>
          <w:rFonts w:cs="Calibri"/>
          <w:szCs w:val="18"/>
        </w:rPr>
        <w:t>：</w:t>
      </w:r>
      <w:r>
        <w:rPr>
          <w:rFonts w:cs="Calibri"/>
          <w:szCs w:val="18"/>
        </w:rPr>
        <w:t>Request an order insert</w:t>
      </w:r>
      <w:ins w:id="820" w:author="陈学锋" w:date="2018-07-12T21:31:00Z">
        <w:r w:rsidR="006608FC">
          <w:rPr>
            <w:rFonts w:cs="Calibri"/>
            <w:szCs w:val="18"/>
          </w:rPr>
          <w:t>ion</w:t>
        </w:r>
      </w:ins>
      <w:r>
        <w:rPr>
          <w:rFonts w:cs="Calibri"/>
          <w:szCs w:val="18"/>
        </w:rPr>
        <w:t xml:space="preserve"> (</w:t>
      </w:r>
      <w:del w:id="821" w:author="陈学锋" w:date="2018-07-12T21:31:00Z">
        <w:r w:rsidDel="006608FC">
          <w:rPr>
            <w:rFonts w:cs="Calibri"/>
            <w:szCs w:val="18"/>
          </w:rPr>
          <w:delText xml:space="preserve">above </w:delText>
        </w:r>
      </w:del>
      <w:r>
        <w:rPr>
          <w:rFonts w:cs="Calibri"/>
          <w:szCs w:val="18"/>
        </w:rPr>
        <w:t>step 1</w:t>
      </w:r>
      <w:ins w:id="822" w:author="陈学锋" w:date="2018-07-12T21:31:00Z">
        <w:r w:rsidR="006608FC" w:rsidRPr="006608FC">
          <w:rPr>
            <w:rFonts w:cs="Calibri"/>
            <w:szCs w:val="18"/>
          </w:rPr>
          <w:t xml:space="preserve"> </w:t>
        </w:r>
        <w:r w:rsidR="006608FC">
          <w:rPr>
            <w:rFonts w:cs="Calibri"/>
            <w:szCs w:val="18"/>
          </w:rPr>
          <w:t>above</w:t>
        </w:r>
      </w:ins>
      <w:r>
        <w:rPr>
          <w:rFonts w:cs="Calibri"/>
          <w:szCs w:val="18"/>
        </w:rPr>
        <w:t xml:space="preserve">). </w:t>
      </w:r>
    </w:p>
    <w:p w:rsidR="00274F8B" w:rsidRDefault="00F9769E">
      <w:pPr>
        <w:rPr>
          <w:rFonts w:cs="Calibri"/>
          <w:iCs/>
          <w:szCs w:val="18"/>
        </w:rPr>
      </w:pPr>
      <w:r>
        <w:rPr>
          <w:rFonts w:eastAsia="微软雅黑" w:cs="Calibri"/>
          <w:b/>
          <w:bCs/>
          <w:szCs w:val="18"/>
        </w:rPr>
        <w:t>OnRspOrderInsert</w:t>
      </w:r>
      <w:r>
        <w:rPr>
          <w:rFonts w:cs="Calibri"/>
          <w:iCs/>
          <w:szCs w:val="18"/>
        </w:rPr>
        <w:t>：</w:t>
      </w:r>
      <w:r>
        <w:rPr>
          <w:rFonts w:cs="Calibri"/>
          <w:iCs/>
          <w:szCs w:val="18"/>
        </w:rPr>
        <w:t xml:space="preserve">Return an order response containing </w:t>
      </w:r>
      <w:ins w:id="823" w:author="陈学锋" w:date="2018-07-12T21:32:00Z">
        <w:r w:rsidR="00B55DC4">
          <w:rPr>
            <w:rFonts w:cs="Calibri"/>
            <w:iCs/>
            <w:szCs w:val="18"/>
          </w:rPr>
          <w:t xml:space="preserve">an </w:t>
        </w:r>
      </w:ins>
      <w:r>
        <w:rPr>
          <w:rFonts w:cs="Calibri"/>
          <w:iCs/>
          <w:szCs w:val="18"/>
        </w:rPr>
        <w:t xml:space="preserve">error message returned by the </w:t>
      </w:r>
      <w:r>
        <w:rPr>
          <w:rFonts w:cs="Calibri" w:hint="eastAsia"/>
          <w:iCs/>
          <w:szCs w:val="18"/>
        </w:rPr>
        <w:t>trading kernel</w:t>
      </w:r>
      <w:r>
        <w:rPr>
          <w:rFonts w:cs="Calibri"/>
          <w:iCs/>
          <w:szCs w:val="18"/>
        </w:rPr>
        <w:t xml:space="preserve"> (the first case in step 7).</w:t>
      </w:r>
    </w:p>
    <w:p w:rsidR="00274F8B" w:rsidRDefault="00F9769E">
      <w:pPr>
        <w:rPr>
          <w:rFonts w:cs="Calibri"/>
          <w:iCs/>
          <w:szCs w:val="18"/>
        </w:rPr>
      </w:pPr>
      <w:r>
        <w:rPr>
          <w:rFonts w:eastAsia="微软雅黑" w:cs="Calibri"/>
          <w:b/>
          <w:bCs/>
          <w:szCs w:val="18"/>
        </w:rPr>
        <w:t>OnRtnOrder</w:t>
      </w:r>
      <w:r>
        <w:rPr>
          <w:rFonts w:cs="Calibri"/>
          <w:iCs/>
          <w:szCs w:val="18"/>
        </w:rPr>
        <w:t xml:space="preserve">: Return </w:t>
      </w:r>
      <w:r>
        <w:rPr>
          <w:rFonts w:cs="Calibri" w:hint="eastAsia"/>
          <w:iCs/>
          <w:szCs w:val="18"/>
        </w:rPr>
        <w:t>the</w:t>
      </w:r>
      <w:r>
        <w:rPr>
          <w:rFonts w:cs="Calibri"/>
          <w:iCs/>
          <w:szCs w:val="18"/>
        </w:rPr>
        <w:t xml:space="preserve"> order status from an exchange. Each time the order status is changed, this method will be invoked</w:t>
      </w:r>
      <w:r>
        <w:rPr>
          <w:rFonts w:cs="Calibri" w:hint="eastAsia"/>
          <w:iCs/>
          <w:szCs w:val="18"/>
        </w:rPr>
        <w:t xml:space="preserve"> once</w:t>
      </w:r>
      <w:r>
        <w:rPr>
          <w:rFonts w:cs="Calibri"/>
          <w:iCs/>
          <w:szCs w:val="18"/>
        </w:rPr>
        <w:t xml:space="preserve">. It may be invoked </w:t>
      </w:r>
      <w:del w:id="824" w:author="陈学锋" w:date="2018-07-12T21:32:00Z">
        <w:r w:rsidDel="00B55DC4">
          <w:rPr>
            <w:rFonts w:cs="Calibri"/>
            <w:iCs/>
            <w:szCs w:val="18"/>
          </w:rPr>
          <w:delText xml:space="preserve">for </w:delText>
        </w:r>
      </w:del>
      <w:r>
        <w:rPr>
          <w:rFonts w:cs="Calibri"/>
          <w:iCs/>
          <w:szCs w:val="18"/>
        </w:rPr>
        <w:t xml:space="preserve">several times during one order </w:t>
      </w:r>
      <w:del w:id="825" w:author="陈学锋" w:date="2018-07-12T21:32:00Z">
        <w:r w:rsidDel="00B55DC4">
          <w:rPr>
            <w:rFonts w:cs="Calibri"/>
            <w:iCs/>
            <w:szCs w:val="18"/>
          </w:rPr>
          <w:delText>progress</w:delText>
        </w:r>
      </w:del>
      <w:ins w:id="826" w:author="陈学锋" w:date="2018-07-12T21:32:00Z">
        <w:r w:rsidR="00B55DC4">
          <w:rPr>
            <w:rFonts w:cs="Calibri"/>
            <w:iCs/>
            <w:szCs w:val="18"/>
          </w:rPr>
          <w:t>process</w:t>
        </w:r>
      </w:ins>
      <w:r>
        <w:rPr>
          <w:rFonts w:cs="Calibri"/>
          <w:iCs/>
          <w:szCs w:val="18"/>
        </w:rPr>
        <w:t xml:space="preserve">, e.g. when the trading system submits an order to </w:t>
      </w:r>
      <w:r>
        <w:rPr>
          <w:rFonts w:cs="Calibri" w:hint="eastAsia"/>
          <w:iCs/>
          <w:szCs w:val="18"/>
        </w:rPr>
        <w:t xml:space="preserve">the </w:t>
      </w:r>
      <w:r>
        <w:rPr>
          <w:rFonts w:cs="Calibri"/>
          <w:iCs/>
          <w:szCs w:val="18"/>
        </w:rPr>
        <w:t xml:space="preserve">exchange (the second </w:t>
      </w:r>
      <w:del w:id="827" w:author="陈学锋" w:date="2018-07-12T21:32:00Z">
        <w:r w:rsidDel="00B55DC4">
          <w:rPr>
            <w:rFonts w:cs="Calibri"/>
            <w:iCs/>
            <w:szCs w:val="18"/>
          </w:rPr>
          <w:delText xml:space="preserve">progress </w:delText>
        </w:r>
      </w:del>
      <w:ins w:id="828" w:author="陈学锋" w:date="2018-07-12T21:32:00Z">
        <w:r w:rsidR="00B55DC4">
          <w:rPr>
            <w:rFonts w:cs="Calibri"/>
            <w:iCs/>
            <w:szCs w:val="18"/>
          </w:rPr>
          <w:t xml:space="preserve">process </w:t>
        </w:r>
      </w:ins>
      <w:r>
        <w:rPr>
          <w:rFonts w:cs="Calibri"/>
          <w:iCs/>
          <w:szCs w:val="18"/>
        </w:rPr>
        <w:t xml:space="preserve">in step 8), when the exchange cancels or accepts the order, when the order is </w:t>
      </w:r>
      <w:r>
        <w:rPr>
          <w:rFonts w:cs="Calibri" w:hint="eastAsia"/>
          <w:iCs/>
          <w:szCs w:val="18"/>
        </w:rPr>
        <w:t>filled</w:t>
      </w:r>
      <w:r>
        <w:rPr>
          <w:rFonts w:cs="Calibri"/>
          <w:iCs/>
          <w:szCs w:val="18"/>
        </w:rPr>
        <w:t xml:space="preserve">, </w:t>
      </w:r>
      <w:del w:id="829" w:author="陈学锋" w:date="2018-07-12T21:33:00Z">
        <w:r w:rsidDel="00B55DC4">
          <w:rPr>
            <w:rFonts w:cs="Calibri"/>
            <w:iCs/>
            <w:szCs w:val="18"/>
          </w:rPr>
          <w:delText>and so on</w:delText>
        </w:r>
      </w:del>
      <w:ins w:id="830" w:author="陈学锋" w:date="2018-07-12T21:33:00Z">
        <w:r w:rsidR="00B55DC4">
          <w:rPr>
            <w:rFonts w:cs="Calibri"/>
            <w:iCs/>
            <w:szCs w:val="18"/>
          </w:rPr>
          <w:t>etc</w:t>
        </w:r>
      </w:ins>
      <w:r>
        <w:rPr>
          <w:rFonts w:cs="Calibri"/>
          <w:iCs/>
          <w:szCs w:val="18"/>
        </w:rPr>
        <w:t>.</w:t>
      </w:r>
    </w:p>
    <w:p w:rsidR="00274F8B" w:rsidRDefault="00F9769E">
      <w:pPr>
        <w:rPr>
          <w:rFonts w:cs="Calibri"/>
          <w:iCs/>
          <w:szCs w:val="18"/>
        </w:rPr>
      </w:pPr>
      <w:r>
        <w:rPr>
          <w:rFonts w:eastAsia="微软雅黑" w:cs="Calibri"/>
          <w:b/>
          <w:bCs/>
          <w:szCs w:val="18"/>
        </w:rPr>
        <w:t>OnErrRtnOrderInsert</w:t>
      </w:r>
      <w:r>
        <w:rPr>
          <w:rFonts w:cs="Calibri"/>
          <w:iCs/>
          <w:szCs w:val="18"/>
        </w:rPr>
        <w:t xml:space="preserve">: When an exchange receives </w:t>
      </w:r>
      <w:del w:id="831" w:author="陈学锋" w:date="2018-07-12T21:34:00Z">
        <w:r w:rsidDel="00B55DC4">
          <w:rPr>
            <w:rFonts w:cs="Calibri"/>
            <w:iCs/>
            <w:szCs w:val="18"/>
          </w:rPr>
          <w:delText xml:space="preserve">the </w:delText>
        </w:r>
      </w:del>
      <w:ins w:id="832" w:author="陈学锋" w:date="2018-07-12T21:34:00Z">
        <w:r w:rsidR="00B55DC4">
          <w:rPr>
            <w:rFonts w:cs="Calibri"/>
            <w:iCs/>
            <w:szCs w:val="18"/>
          </w:rPr>
          <w:t xml:space="preserve">an </w:t>
        </w:r>
      </w:ins>
      <w:r>
        <w:rPr>
          <w:rFonts w:cs="Calibri"/>
          <w:iCs/>
          <w:szCs w:val="18"/>
        </w:rPr>
        <w:t xml:space="preserve">order validated by the </w:t>
      </w:r>
      <w:r>
        <w:rPr>
          <w:rFonts w:cs="Calibri" w:hint="eastAsia"/>
          <w:iCs/>
          <w:szCs w:val="18"/>
        </w:rPr>
        <w:t>trading kernel</w:t>
      </w:r>
      <w:r>
        <w:rPr>
          <w:rFonts w:cs="Calibri"/>
          <w:iCs/>
          <w:szCs w:val="18"/>
        </w:rPr>
        <w:t xml:space="preserve"> from </w:t>
      </w:r>
      <w:r>
        <w:rPr>
          <w:rFonts w:cs="Calibri" w:hint="eastAsia"/>
          <w:iCs/>
          <w:szCs w:val="18"/>
        </w:rPr>
        <w:t>an</w:t>
      </w:r>
      <w:r>
        <w:rPr>
          <w:rFonts w:cs="Calibri"/>
          <w:iCs/>
          <w:szCs w:val="18"/>
        </w:rPr>
        <w:t xml:space="preserve"> </w:t>
      </w:r>
      <w:del w:id="833" w:author="陈学锋" w:date="2018-07-12T21:34:00Z">
        <w:r w:rsidDel="00B55DC4">
          <w:rPr>
            <w:rFonts w:cs="Calibri"/>
            <w:iCs/>
            <w:szCs w:val="18"/>
          </w:rPr>
          <w:delText>offer</w:delText>
        </w:r>
      </w:del>
      <w:ins w:id="834" w:author="陈学锋" w:date="2018-07-12T21:34:00Z">
        <w:r w:rsidR="00B55DC4">
          <w:rPr>
            <w:rFonts w:cs="Calibri"/>
            <w:iCs/>
            <w:szCs w:val="18"/>
          </w:rPr>
          <w:t>Offer</w:t>
        </w:r>
      </w:ins>
      <w:r>
        <w:rPr>
          <w:rFonts w:cs="Calibri"/>
          <w:iCs/>
          <w:szCs w:val="18"/>
        </w:rPr>
        <w:t xml:space="preserve">, the exchange will validate the order again. If the order is </w:t>
      </w:r>
      <w:del w:id="835" w:author="陈学锋" w:date="2018-07-12T21:34:00Z">
        <w:r w:rsidDel="00B55DC4">
          <w:rPr>
            <w:rFonts w:cs="Calibri"/>
            <w:iCs/>
            <w:szCs w:val="18"/>
          </w:rPr>
          <w:delText>il</w:delText>
        </w:r>
      </w:del>
      <w:del w:id="836" w:author="陈学锋" w:date="2018-07-12T21:16:00Z">
        <w:r w:rsidDel="00D24C45">
          <w:rPr>
            <w:rFonts w:cs="Calibri"/>
            <w:iCs/>
            <w:szCs w:val="18"/>
          </w:rPr>
          <w:delText>legal</w:delText>
        </w:r>
      </w:del>
      <w:ins w:id="837" w:author="陈学锋" w:date="2018-07-12T21:34:00Z">
        <w:r w:rsidR="00B55DC4">
          <w:rPr>
            <w:rFonts w:cs="Calibri"/>
            <w:iCs/>
            <w:szCs w:val="18"/>
          </w:rPr>
          <w:t>il</w:t>
        </w:r>
      </w:ins>
      <w:ins w:id="838" w:author="陈学锋" w:date="2018-07-12T21:16:00Z">
        <w:r w:rsidR="00D24C45">
          <w:rPr>
            <w:rFonts w:cs="Calibri"/>
            <w:iCs/>
            <w:szCs w:val="18"/>
          </w:rPr>
          <w:t>legitimate</w:t>
        </w:r>
      </w:ins>
      <w:r>
        <w:rPr>
          <w:rFonts w:cs="Calibri"/>
          <w:iCs/>
          <w:szCs w:val="18"/>
        </w:rPr>
        <w:t xml:space="preserve">, the exchange will cancel the order, send </w:t>
      </w:r>
      <w:ins w:id="839" w:author="陈学锋" w:date="2018-07-21T21:30:00Z">
        <w:r w:rsidR="00107457">
          <w:rPr>
            <w:rFonts w:cs="Calibri"/>
            <w:iCs/>
            <w:szCs w:val="18"/>
          </w:rPr>
          <w:t xml:space="preserve">an </w:t>
        </w:r>
      </w:ins>
      <w:r>
        <w:rPr>
          <w:rFonts w:cs="Calibri"/>
          <w:iCs/>
          <w:szCs w:val="18"/>
        </w:rPr>
        <w:t xml:space="preserve">error message to the offer and return </w:t>
      </w:r>
      <w:r>
        <w:rPr>
          <w:rFonts w:cs="Calibri" w:hint="eastAsia"/>
          <w:iCs/>
          <w:szCs w:val="18"/>
        </w:rPr>
        <w:t>the</w:t>
      </w:r>
      <w:r>
        <w:rPr>
          <w:rFonts w:cs="Calibri"/>
          <w:iCs/>
          <w:szCs w:val="18"/>
        </w:rPr>
        <w:t xml:space="preserve"> </w:t>
      </w:r>
      <w:r>
        <w:rPr>
          <w:rFonts w:cs="Calibri" w:hint="eastAsia"/>
          <w:iCs/>
          <w:szCs w:val="18"/>
        </w:rPr>
        <w:t>latest</w:t>
      </w:r>
      <w:r>
        <w:rPr>
          <w:rFonts w:cs="Calibri"/>
          <w:iCs/>
          <w:szCs w:val="18"/>
        </w:rPr>
        <w:t xml:space="preserve"> order status. After a client receives the error message, </w:t>
      </w:r>
      <w:ins w:id="840" w:author="陈学锋" w:date="2018-07-12T21:35:00Z">
        <w:r w:rsidR="00B55DC4">
          <w:rPr>
            <w:rFonts w:cs="Calibri"/>
            <w:iCs/>
            <w:szCs w:val="18"/>
          </w:rPr>
          <w:t xml:space="preserve">the </w:t>
        </w:r>
      </w:ins>
      <w:r>
        <w:rPr>
          <w:rFonts w:cs="Calibri"/>
          <w:iCs/>
          <w:szCs w:val="18"/>
        </w:rPr>
        <w:t xml:space="preserve">OnErrRtnOrderInsert method will be invoked and the </w:t>
      </w:r>
      <w:r>
        <w:rPr>
          <w:rFonts w:cs="Calibri" w:hint="eastAsia"/>
          <w:iCs/>
          <w:szCs w:val="18"/>
        </w:rPr>
        <w:t>latest</w:t>
      </w:r>
      <w:r>
        <w:rPr>
          <w:rFonts w:cs="Calibri"/>
          <w:iCs/>
          <w:szCs w:val="18"/>
        </w:rPr>
        <w:t xml:space="preserve"> order status (</w:t>
      </w:r>
      <w:r>
        <w:rPr>
          <w:rFonts w:cs="Calibri" w:hint="eastAsia"/>
          <w:iCs/>
          <w:szCs w:val="18"/>
        </w:rPr>
        <w:t>canceled</w:t>
      </w:r>
      <w:r>
        <w:rPr>
          <w:rFonts w:cs="Calibri"/>
          <w:iCs/>
          <w:szCs w:val="18"/>
        </w:rPr>
        <w:t xml:space="preserve">) will be returned via </w:t>
      </w:r>
      <w:ins w:id="841" w:author="陈学锋" w:date="2018-07-12T21:35:00Z">
        <w:r w:rsidR="00B55DC4">
          <w:rPr>
            <w:rFonts w:cs="Calibri"/>
            <w:iCs/>
            <w:szCs w:val="18"/>
          </w:rPr>
          <w:t xml:space="preserve">the </w:t>
        </w:r>
      </w:ins>
      <w:r>
        <w:rPr>
          <w:rFonts w:cs="Calibri"/>
          <w:iCs/>
          <w:szCs w:val="18"/>
        </w:rPr>
        <w:t xml:space="preserve">OnRtnOrder method. If the order is </w:t>
      </w:r>
      <w:del w:id="842" w:author="陈学锋" w:date="2018-07-12T21:16:00Z">
        <w:r w:rsidDel="00D24C45">
          <w:rPr>
            <w:rFonts w:cs="Calibri"/>
            <w:iCs/>
            <w:szCs w:val="18"/>
          </w:rPr>
          <w:delText>legal</w:delText>
        </w:r>
      </w:del>
      <w:ins w:id="843" w:author="陈学锋" w:date="2018-07-12T21:16:00Z">
        <w:r w:rsidR="00D24C45">
          <w:rPr>
            <w:rFonts w:cs="Calibri"/>
            <w:iCs/>
            <w:szCs w:val="18"/>
          </w:rPr>
          <w:t>legitimate</w:t>
        </w:r>
      </w:ins>
      <w:r>
        <w:rPr>
          <w:rFonts w:cs="Calibri"/>
          <w:iCs/>
          <w:szCs w:val="18"/>
        </w:rPr>
        <w:t xml:space="preserve">, only the order status (un-triggered) </w:t>
      </w:r>
      <w:del w:id="844" w:author="陈学锋" w:date="2018-07-21T21:30:00Z">
        <w:r w:rsidDel="00107457">
          <w:rPr>
            <w:rFonts w:cs="Calibri"/>
            <w:iCs/>
            <w:szCs w:val="18"/>
          </w:rPr>
          <w:delText xml:space="preserve">is </w:delText>
        </w:r>
      </w:del>
      <w:ins w:id="845" w:author="陈学锋" w:date="2018-07-21T21:30:00Z">
        <w:r w:rsidR="00107457">
          <w:rPr>
            <w:rFonts w:cs="Calibri"/>
            <w:iCs/>
            <w:szCs w:val="18"/>
          </w:rPr>
          <w:t>will be</w:t>
        </w:r>
        <w:r w:rsidR="00107457">
          <w:rPr>
            <w:rFonts w:cs="Calibri"/>
            <w:iCs/>
            <w:szCs w:val="18"/>
          </w:rPr>
          <w:t xml:space="preserve"> </w:t>
        </w:r>
      </w:ins>
      <w:r>
        <w:rPr>
          <w:rFonts w:cs="Calibri"/>
          <w:iCs/>
          <w:szCs w:val="18"/>
        </w:rPr>
        <w:t xml:space="preserve">returned. </w:t>
      </w:r>
    </w:p>
    <w:p w:rsidR="00274F8B" w:rsidRDefault="00F9769E">
      <w:pPr>
        <w:rPr>
          <w:rFonts w:cs="Calibri"/>
          <w:iCs/>
          <w:szCs w:val="18"/>
        </w:rPr>
      </w:pPr>
      <w:r>
        <w:rPr>
          <w:rFonts w:eastAsia="微软雅黑" w:cs="Calibri"/>
          <w:b/>
          <w:bCs/>
          <w:szCs w:val="18"/>
        </w:rPr>
        <w:t>OnRtnTrade</w:t>
      </w:r>
      <w:r>
        <w:rPr>
          <w:rFonts w:cs="Calibri"/>
          <w:szCs w:val="18"/>
        </w:rPr>
        <w:t>：</w:t>
      </w:r>
      <w:r>
        <w:rPr>
          <w:rFonts w:cs="Calibri"/>
          <w:iCs/>
          <w:szCs w:val="18"/>
        </w:rPr>
        <w:t xml:space="preserve">If the order is </w:t>
      </w:r>
      <w:r>
        <w:rPr>
          <w:rFonts w:cs="Calibri" w:hint="eastAsia"/>
          <w:iCs/>
          <w:szCs w:val="18"/>
        </w:rPr>
        <w:t>filled</w:t>
      </w:r>
      <w:r>
        <w:rPr>
          <w:rFonts w:cs="Calibri"/>
          <w:iCs/>
          <w:szCs w:val="18"/>
        </w:rPr>
        <w:t xml:space="preserve">, the exchange </w:t>
      </w:r>
      <w:ins w:id="846" w:author="陈学锋" w:date="2018-07-21T21:31:00Z">
        <w:r w:rsidR="00107457">
          <w:rPr>
            <w:rFonts w:cs="Calibri"/>
            <w:iCs/>
            <w:szCs w:val="18"/>
          </w:rPr>
          <w:t xml:space="preserve">will </w:t>
        </w:r>
      </w:ins>
      <w:r>
        <w:rPr>
          <w:rFonts w:cs="Calibri"/>
          <w:iCs/>
          <w:szCs w:val="18"/>
        </w:rPr>
        <w:t>return</w:t>
      </w:r>
      <w:del w:id="847" w:author="陈学锋" w:date="2018-07-21T21:31:00Z">
        <w:r w:rsidDel="00107457">
          <w:rPr>
            <w:rFonts w:cs="Calibri"/>
            <w:iCs/>
            <w:szCs w:val="18"/>
          </w:rPr>
          <w:delText>s</w:delText>
        </w:r>
      </w:del>
      <w:r>
        <w:rPr>
          <w:rFonts w:cs="Calibri"/>
          <w:iCs/>
          <w:szCs w:val="18"/>
        </w:rPr>
        <w:t xml:space="preserve"> the </w:t>
      </w:r>
      <w:r>
        <w:rPr>
          <w:rFonts w:cs="Calibri" w:hint="eastAsia"/>
          <w:iCs/>
          <w:szCs w:val="18"/>
        </w:rPr>
        <w:t>filled</w:t>
      </w:r>
      <w:r>
        <w:rPr>
          <w:rFonts w:cs="Calibri"/>
          <w:iCs/>
          <w:szCs w:val="18"/>
        </w:rPr>
        <w:t xml:space="preserve"> order status and </w:t>
      </w:r>
      <w:ins w:id="848" w:author="陈学锋" w:date="2018-07-21T21:31:00Z">
        <w:r w:rsidR="00107457">
          <w:rPr>
            <w:rFonts w:cs="Calibri"/>
            <w:iCs/>
            <w:szCs w:val="18"/>
          </w:rPr>
          <w:t xml:space="preserve">will </w:t>
        </w:r>
      </w:ins>
      <w:r>
        <w:rPr>
          <w:rFonts w:cs="Calibri"/>
          <w:iCs/>
          <w:szCs w:val="18"/>
        </w:rPr>
        <w:t>return</w:t>
      </w:r>
      <w:del w:id="849" w:author="陈学锋" w:date="2018-07-21T21:31:00Z">
        <w:r w:rsidDel="00107457">
          <w:rPr>
            <w:rFonts w:cs="Calibri"/>
            <w:iCs/>
            <w:szCs w:val="18"/>
          </w:rPr>
          <w:delText>s</w:delText>
        </w:r>
      </w:del>
      <w:r>
        <w:rPr>
          <w:rFonts w:cs="Calibri"/>
          <w:iCs/>
          <w:szCs w:val="18"/>
        </w:rPr>
        <w:t xml:space="preserve"> the trade information via this method. </w:t>
      </w:r>
    </w:p>
    <w:p w:rsidR="00274F8B" w:rsidRDefault="00F9769E" w:rsidP="003822AC">
      <w:pPr>
        <w:pStyle w:val="a0"/>
        <w:spacing w:before="156"/>
        <w:ind w:firstLineChars="0" w:firstLine="0"/>
        <w:rPr>
          <w:sz w:val="22"/>
          <w:szCs w:val="22"/>
        </w:rPr>
      </w:pPr>
      <w:r>
        <w:rPr>
          <w:rFonts w:hint="eastAsia"/>
          <w:sz w:val="22"/>
          <w:szCs w:val="22"/>
        </w:rPr>
        <w:t xml:space="preserve">After an order is filled, both an order return (OnRtnOrder) and a trade return (OnRtnTrade) will be sent to the client. And the order status in the order return </w:t>
      </w:r>
      <w:del w:id="850" w:author="陈学锋" w:date="2018-07-12T21:36:00Z">
        <w:r w:rsidDel="00B55DC4">
          <w:rPr>
            <w:rFonts w:hint="eastAsia"/>
            <w:sz w:val="22"/>
            <w:szCs w:val="22"/>
          </w:rPr>
          <w:delText xml:space="preserve">is </w:delText>
        </w:r>
      </w:del>
      <w:ins w:id="851" w:author="陈学锋" w:date="2018-07-12T21:36:00Z">
        <w:r w:rsidR="00B55DC4">
          <w:rPr>
            <w:sz w:val="22"/>
            <w:szCs w:val="22"/>
          </w:rPr>
          <w:t>will be</w:t>
        </w:r>
        <w:r w:rsidR="00B55DC4">
          <w:rPr>
            <w:rFonts w:hint="eastAsia"/>
            <w:sz w:val="22"/>
            <w:szCs w:val="22"/>
          </w:rPr>
          <w:t xml:space="preserve"> </w:t>
        </w:r>
      </w:ins>
      <w:r>
        <w:rPr>
          <w:rFonts w:hint="eastAsia"/>
          <w:sz w:val="22"/>
          <w:szCs w:val="22"/>
        </w:rPr>
        <w:t xml:space="preserve">"filled". But because CTP's trading kernel </w:t>
      </w:r>
      <w:ins w:id="852" w:author="陈学锋" w:date="2018-07-12T21:36:00Z">
        <w:r w:rsidR="00B55DC4">
          <w:rPr>
            <w:rFonts w:hint="eastAsia"/>
            <w:sz w:val="22"/>
            <w:szCs w:val="22"/>
          </w:rPr>
          <w:t xml:space="preserve">only </w:t>
        </w:r>
      </w:ins>
      <w:r>
        <w:rPr>
          <w:rFonts w:hint="eastAsia"/>
          <w:sz w:val="22"/>
          <w:szCs w:val="22"/>
        </w:rPr>
        <w:t xml:space="preserve">updates the order status </w:t>
      </w:r>
      <w:del w:id="853" w:author="陈学锋" w:date="2018-07-12T21:36:00Z">
        <w:r w:rsidDel="00B55DC4">
          <w:rPr>
            <w:rFonts w:hint="eastAsia"/>
            <w:sz w:val="22"/>
            <w:szCs w:val="22"/>
          </w:rPr>
          <w:delText xml:space="preserve">only </w:delText>
        </w:r>
      </w:del>
      <w:r>
        <w:rPr>
          <w:rFonts w:hint="eastAsia"/>
          <w:sz w:val="22"/>
          <w:szCs w:val="22"/>
        </w:rPr>
        <w:t xml:space="preserve">after receiving the trade return, we recommend </w:t>
      </w:r>
      <w:ins w:id="854" w:author="陈学锋" w:date="2018-07-12T21:43:00Z">
        <w:r w:rsidR="00461EDD">
          <w:rPr>
            <w:sz w:val="22"/>
            <w:szCs w:val="22"/>
          </w:rPr>
          <w:t xml:space="preserve">that </w:t>
        </w:r>
      </w:ins>
      <w:r>
        <w:rPr>
          <w:rFonts w:hint="eastAsia"/>
          <w:sz w:val="22"/>
          <w:szCs w:val="22"/>
        </w:rPr>
        <w:t xml:space="preserve">clients </w:t>
      </w:r>
      <w:del w:id="855" w:author="陈学锋" w:date="2018-07-12T21:43:00Z">
        <w:r w:rsidDel="00461EDD">
          <w:rPr>
            <w:rFonts w:hint="eastAsia"/>
            <w:sz w:val="22"/>
            <w:szCs w:val="22"/>
          </w:rPr>
          <w:delText xml:space="preserve">to </w:delText>
        </w:r>
      </w:del>
      <w:r>
        <w:rPr>
          <w:rFonts w:hint="eastAsia"/>
          <w:sz w:val="22"/>
          <w:szCs w:val="22"/>
        </w:rPr>
        <w:t xml:space="preserve">use the trade return to judge whether an order is filled or not. For example, if a client receives the order return with "filled" status and sends the closing position instruction immediately, the closing position operation may </w:t>
      </w:r>
      <w:del w:id="856" w:author="陈学锋" w:date="2018-07-12T21:43:00Z">
        <w:r w:rsidDel="00461EDD">
          <w:rPr>
            <w:rFonts w:hint="eastAsia"/>
            <w:sz w:val="22"/>
            <w:szCs w:val="22"/>
          </w:rPr>
          <w:delText>be failed</w:delText>
        </w:r>
      </w:del>
      <w:ins w:id="857" w:author="陈学锋" w:date="2018-07-12T21:43:00Z">
        <w:r w:rsidR="00461EDD">
          <w:rPr>
            <w:sz w:val="22"/>
            <w:szCs w:val="22"/>
          </w:rPr>
          <w:t>fail</w:t>
        </w:r>
      </w:ins>
      <w:r>
        <w:rPr>
          <w:rFonts w:hint="eastAsia"/>
          <w:sz w:val="22"/>
          <w:szCs w:val="22"/>
        </w:rPr>
        <w:t xml:space="preserve">. </w:t>
      </w:r>
      <w:del w:id="858" w:author="陈学锋" w:date="2018-07-12T21:44:00Z">
        <w:r w:rsidDel="00461EDD">
          <w:rPr>
            <w:rFonts w:hint="eastAsia"/>
            <w:sz w:val="22"/>
            <w:szCs w:val="22"/>
          </w:rPr>
          <w:delText xml:space="preserve">Because </w:delText>
        </w:r>
      </w:del>
      <w:ins w:id="859" w:author="陈学锋" w:date="2018-07-12T21:44:00Z">
        <w:r w:rsidR="00461EDD">
          <w:rPr>
            <w:sz w:val="22"/>
            <w:szCs w:val="22"/>
          </w:rPr>
          <w:t xml:space="preserve">The reason is that </w:t>
        </w:r>
      </w:ins>
      <w:r>
        <w:rPr>
          <w:rFonts w:hint="eastAsia"/>
          <w:sz w:val="22"/>
          <w:szCs w:val="22"/>
        </w:rPr>
        <w:t xml:space="preserve">the trading kernel receives the closing position instruction before the trade return, and the order status is not </w:t>
      </w:r>
      <w:r>
        <w:rPr>
          <w:rFonts w:hint="eastAsia"/>
          <w:sz w:val="22"/>
          <w:szCs w:val="22"/>
        </w:rPr>
        <w:t>“</w:t>
      </w:r>
      <w:r>
        <w:rPr>
          <w:rFonts w:hint="eastAsia"/>
          <w:sz w:val="22"/>
          <w:szCs w:val="22"/>
        </w:rPr>
        <w:t>filled</w:t>
      </w:r>
      <w:r>
        <w:rPr>
          <w:rFonts w:hint="eastAsia"/>
          <w:sz w:val="22"/>
          <w:szCs w:val="22"/>
        </w:rPr>
        <w:t>”</w:t>
      </w:r>
      <w:r>
        <w:rPr>
          <w:rFonts w:hint="eastAsia"/>
          <w:sz w:val="22"/>
          <w:szCs w:val="22"/>
        </w:rPr>
        <w:t xml:space="preserve"> yet in the trading kernel.</w:t>
      </w:r>
    </w:p>
    <w:p w:rsidR="00274F8B" w:rsidRDefault="00107457" w:rsidP="003822AC">
      <w:pPr>
        <w:pStyle w:val="a0"/>
        <w:spacing w:before="156"/>
        <w:ind w:firstLine="240"/>
        <w:rPr>
          <w:ins w:id="860" w:author="陈学锋" w:date="2018-07-21T21:35:00Z"/>
        </w:rPr>
      </w:pPr>
      <w:ins w:id="861" w:author="陈学锋" w:date="2018-07-21T21:35:00Z">
        <w:r>
          <w:rPr>
            <w:noProof/>
          </w:rPr>
          <w:lastRenderedPageBreak/>
          <w:drawing>
            <wp:inline distT="0" distB="0" distL="0" distR="0" wp14:anchorId="59818823" wp14:editId="00C8149B">
              <wp:extent cx="5414526" cy="2930872"/>
              <wp:effectExtent l="0" t="0" r="0" b="3175"/>
              <wp:docPr id="82" name="图片 87"/>
              <wp:cNvGraphicFramePr/>
              <a:graphic xmlns:a="http://schemas.openxmlformats.org/drawingml/2006/main">
                <a:graphicData uri="http://schemas.openxmlformats.org/drawingml/2006/picture">
                  <pic:pic xmlns:pic="http://schemas.openxmlformats.org/drawingml/2006/picture">
                    <pic:nvPicPr>
                      <pic:cNvPr id="82" name="图片 87"/>
                      <pic:cNvPicPr/>
                    </pic:nvPicPr>
                    <pic:blipFill>
                      <a:blip r:embed="rId25"/>
                      <a:stretch>
                        <a:fillRect/>
                      </a:stretch>
                    </pic:blipFill>
                    <pic:spPr>
                      <a:xfrm>
                        <a:off x="0" y="0"/>
                        <a:ext cx="5419598" cy="2933617"/>
                      </a:xfrm>
                      <a:prstGeom prst="rect">
                        <a:avLst/>
                      </a:prstGeom>
                      <a:noFill/>
                      <a:ln w="9525">
                        <a:noFill/>
                      </a:ln>
                    </pic:spPr>
                  </pic:pic>
                </a:graphicData>
              </a:graphic>
            </wp:inline>
          </w:drawing>
        </w:r>
      </w:ins>
    </w:p>
    <w:p w:rsidR="00107457" w:rsidRDefault="00107457" w:rsidP="003822AC">
      <w:pPr>
        <w:pStyle w:val="a0"/>
        <w:spacing w:before="156"/>
        <w:ind w:firstLine="240"/>
        <w:rPr>
          <w:rFonts w:hint="eastAsia"/>
        </w:rPr>
      </w:pPr>
      <w:ins w:id="862" w:author="陈学锋" w:date="2018-07-21T21:35:00Z">
        <w:r>
          <w:rPr>
            <w:noProof/>
          </w:rPr>
          <w:drawing>
            <wp:inline distT="0" distB="0" distL="0" distR="0" wp14:anchorId="49E9E53F" wp14:editId="52ACF373">
              <wp:extent cx="5469388" cy="3066430"/>
              <wp:effectExtent l="0" t="0" r="0" b="635"/>
              <wp:docPr id="83" name="图片 137"/>
              <wp:cNvGraphicFramePr/>
              <a:graphic xmlns:a="http://schemas.openxmlformats.org/drawingml/2006/main">
                <a:graphicData uri="http://schemas.openxmlformats.org/drawingml/2006/picture">
                  <pic:pic xmlns:pic="http://schemas.openxmlformats.org/drawingml/2006/picture">
                    <pic:nvPicPr>
                      <pic:cNvPr id="83" name="图片 137"/>
                      <pic:cNvPicPr/>
                    </pic:nvPicPr>
                    <pic:blipFill>
                      <a:blip r:embed="rId26"/>
                      <a:stretch>
                        <a:fillRect/>
                      </a:stretch>
                    </pic:blipFill>
                    <pic:spPr>
                      <a:xfrm>
                        <a:off x="0" y="0"/>
                        <a:ext cx="5474053" cy="3069046"/>
                      </a:xfrm>
                      <a:prstGeom prst="rect">
                        <a:avLst/>
                      </a:prstGeom>
                      <a:noFill/>
                      <a:ln w="9525">
                        <a:noFill/>
                      </a:ln>
                    </pic:spPr>
                  </pic:pic>
                </a:graphicData>
              </a:graphic>
            </wp:inline>
          </w:drawing>
        </w:r>
      </w:ins>
    </w:p>
    <w:p w:rsidR="00274F8B" w:rsidRDefault="00F9769E">
      <w:pPr>
        <w:pStyle w:val="2"/>
        <w:numPr>
          <w:ilvl w:val="1"/>
          <w:numId w:val="2"/>
        </w:numPr>
      </w:pPr>
      <w:bookmarkStart w:id="863" w:name="_Toc402796996"/>
      <w:bookmarkStart w:id="864" w:name="_Toc4562"/>
      <w:r>
        <w:t>Place an Order</w:t>
      </w:r>
      <w:bookmarkEnd w:id="863"/>
      <w:bookmarkEnd w:id="864"/>
      <w:r>
        <w:t xml:space="preserve"> </w:t>
      </w:r>
    </w:p>
    <w:p w:rsidR="00274F8B" w:rsidRDefault="00F9769E">
      <w:pPr>
        <w:rPr>
          <w:rFonts w:cs="Calibri"/>
        </w:rPr>
      </w:pPr>
      <w:r>
        <w:rPr>
          <w:rFonts w:cs="Calibri"/>
        </w:rPr>
        <w:t xml:space="preserve">ReqOrderInsert method is used </w:t>
      </w:r>
      <w:del w:id="865" w:author="陈学锋" w:date="2018-07-12T21:44:00Z">
        <w:r w:rsidDel="00461EDD">
          <w:rPr>
            <w:rFonts w:cs="Calibri"/>
          </w:rPr>
          <w:delText xml:space="preserve">for placing </w:delText>
        </w:r>
      </w:del>
      <w:ins w:id="866" w:author="陈学锋" w:date="2018-07-12T21:44:00Z">
        <w:r w:rsidR="00461EDD">
          <w:rPr>
            <w:rFonts w:cs="Calibri"/>
          </w:rPr>
          <w:t xml:space="preserve">to place </w:t>
        </w:r>
      </w:ins>
      <w:r>
        <w:rPr>
          <w:rFonts w:cs="Calibri"/>
        </w:rPr>
        <w:t xml:space="preserve">an order. The main data structure is CThostFtdcInputOrderField. </w:t>
      </w:r>
    </w:p>
    <w:p w:rsidR="00274F8B" w:rsidRDefault="00F9769E">
      <w:pPr>
        <w:rPr>
          <w:rFonts w:cs="Calibri"/>
        </w:rPr>
      </w:pPr>
      <w:r>
        <w:rPr>
          <w:rFonts w:cs="Calibri"/>
        </w:rPr>
        <w:t>General assignment code is as follows:</w:t>
      </w:r>
    </w:p>
    <w:p w:rsidR="00274F8B" w:rsidRDefault="003822AC">
      <w:pPr>
        <w:rPr>
          <w:rFonts w:cs="Calibri"/>
        </w:rPr>
      </w:pPr>
      <w:r>
        <w:rPr>
          <w:rFonts w:ascii="宋体" w:hAnsi="宋体" w:cs="宋体" w:hint="eastAsia"/>
          <w:noProof/>
        </w:rPr>
        <w:lastRenderedPageBreak/>
        <w:drawing>
          <wp:inline distT="0" distB="0" distL="0" distR="0">
            <wp:extent cx="4762500" cy="4419600"/>
            <wp:effectExtent l="0" t="0" r="0" b="0"/>
            <wp:docPr id="16" name="图片 34" descr="报单通用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报单通用代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rsidR="00274F8B" w:rsidRDefault="00F9769E">
      <w:pPr>
        <w:rPr>
          <w:rFonts w:cs="Calibri"/>
        </w:rPr>
      </w:pPr>
      <w:r>
        <w:rPr>
          <w:rFonts w:cs="Calibri"/>
        </w:rPr>
        <w:t>Different orders should be designated with different values for corresponding fields.</w:t>
      </w:r>
    </w:p>
    <w:p w:rsidR="00274F8B" w:rsidRDefault="00F9769E">
      <w:pPr>
        <w:rPr>
          <w:rFonts w:eastAsia="微软雅黑" w:cs="Calibri"/>
          <w:b/>
        </w:rPr>
      </w:pPr>
      <w:r>
        <w:rPr>
          <w:rFonts w:eastAsia="微软雅黑" w:cs="Calibri"/>
          <w:b/>
        </w:rPr>
        <w:t>Limit Order</w:t>
      </w:r>
    </w:p>
    <w:p w:rsidR="00274F8B" w:rsidRDefault="003822AC">
      <w:pPr>
        <w:rPr>
          <w:rFonts w:cs="Calibri"/>
          <w:u w:val="single"/>
        </w:rPr>
      </w:pPr>
      <w:r>
        <w:rPr>
          <w:rFonts w:ascii="宋体" w:hAnsi="宋体" w:cs="宋体"/>
          <w:noProof/>
          <w:sz w:val="24"/>
          <w:szCs w:val="24"/>
        </w:rPr>
        <w:drawing>
          <wp:inline distT="0" distB="0" distL="0" distR="0">
            <wp:extent cx="4800600" cy="1866900"/>
            <wp:effectExtent l="0" t="0" r="0" b="0"/>
            <wp:docPr id="1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IMG_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866900"/>
                    </a:xfrm>
                    <a:prstGeom prst="rect">
                      <a:avLst/>
                    </a:prstGeom>
                    <a:noFill/>
                    <a:ln>
                      <a:noFill/>
                    </a:ln>
                  </pic:spPr>
                </pic:pic>
              </a:graphicData>
            </a:graphic>
          </wp:inline>
        </w:drawing>
      </w:r>
    </w:p>
    <w:p w:rsidR="00274F8B" w:rsidRDefault="00F9769E">
      <w:pPr>
        <w:rPr>
          <w:rFonts w:eastAsia="微软雅黑" w:cs="Calibri"/>
          <w:b/>
        </w:rPr>
      </w:pPr>
      <w:r>
        <w:rPr>
          <w:rFonts w:eastAsia="微软雅黑" w:cs="Calibri"/>
          <w:b/>
        </w:rPr>
        <w:t>Market Order</w:t>
      </w:r>
    </w:p>
    <w:p w:rsidR="00274F8B" w:rsidRDefault="003822AC">
      <w:pPr>
        <w:rPr>
          <w:rFonts w:cs="Calibri"/>
          <w:u w:val="single"/>
        </w:rPr>
      </w:pPr>
      <w:r>
        <w:rPr>
          <w:rFonts w:ascii="宋体" w:hAnsi="宋体" w:cs="宋体"/>
          <w:noProof/>
          <w:sz w:val="24"/>
          <w:szCs w:val="24"/>
        </w:rPr>
        <w:lastRenderedPageBreak/>
        <w:drawing>
          <wp:inline distT="0" distB="0" distL="0" distR="0">
            <wp:extent cx="4772025" cy="1838325"/>
            <wp:effectExtent l="0" t="0" r="9525" b="9525"/>
            <wp:docPr id="1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noFill/>
                    <a:ln>
                      <a:noFill/>
                    </a:ln>
                  </pic:spPr>
                </pic:pic>
              </a:graphicData>
            </a:graphic>
          </wp:inline>
        </w:drawing>
      </w:r>
    </w:p>
    <w:p w:rsidR="00274F8B" w:rsidRDefault="00F9769E">
      <w:pPr>
        <w:rPr>
          <w:rFonts w:eastAsia="微软雅黑" w:cs="Calibri"/>
          <w:b/>
        </w:rPr>
      </w:pPr>
      <w:r>
        <w:rPr>
          <w:rFonts w:eastAsia="微软雅黑" w:cs="Calibri"/>
          <w:b/>
        </w:rPr>
        <w:t>Conditional Order</w:t>
      </w:r>
    </w:p>
    <w:p w:rsidR="00274F8B" w:rsidRDefault="003822AC">
      <w:pPr>
        <w:rPr>
          <w:rFonts w:cs="Calibri"/>
          <w:u w:val="single"/>
        </w:rPr>
      </w:pPr>
      <w:r>
        <w:rPr>
          <w:rFonts w:ascii="宋体" w:hAnsi="宋体" w:cs="宋体"/>
          <w:noProof/>
          <w:sz w:val="24"/>
          <w:szCs w:val="24"/>
        </w:rPr>
        <w:drawing>
          <wp:inline distT="0" distB="0" distL="0" distR="0">
            <wp:extent cx="4924425" cy="3162300"/>
            <wp:effectExtent l="0" t="0" r="9525" b="0"/>
            <wp:docPr id="1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IMG_2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3162300"/>
                    </a:xfrm>
                    <a:prstGeom prst="rect">
                      <a:avLst/>
                    </a:prstGeom>
                    <a:noFill/>
                    <a:ln>
                      <a:noFill/>
                    </a:ln>
                  </pic:spPr>
                </pic:pic>
              </a:graphicData>
            </a:graphic>
          </wp:inline>
        </w:drawing>
      </w:r>
    </w:p>
    <w:p w:rsidR="00274F8B" w:rsidRDefault="00F9769E">
      <w:pPr>
        <w:rPr>
          <w:rFonts w:eastAsia="微软雅黑" w:cs="Calibri"/>
          <w:b/>
        </w:rPr>
      </w:pPr>
      <w:r>
        <w:rPr>
          <w:rFonts w:eastAsia="微软雅黑" w:cs="Calibri"/>
          <w:b/>
        </w:rPr>
        <w:t>Conditional Order Introduction</w:t>
      </w:r>
    </w:p>
    <w:p w:rsidR="00274F8B" w:rsidRDefault="00F9769E">
      <w:pPr>
        <w:rPr>
          <w:rFonts w:cs="Calibri"/>
        </w:rPr>
      </w:pPr>
      <w:r>
        <w:rPr>
          <w:rFonts w:cs="Calibri"/>
        </w:rPr>
        <w:t xml:space="preserve">A conditional order is an order, which is executed only when a specified condition is satisfied. The condition can be based on the latest quotation or on </w:t>
      </w:r>
      <w:r>
        <w:rPr>
          <w:rFonts w:cs="Calibri" w:hint="eastAsia"/>
        </w:rPr>
        <w:t xml:space="preserve">the </w:t>
      </w:r>
      <w:r>
        <w:rPr>
          <w:rFonts w:cs="Calibri"/>
        </w:rPr>
        <w:t xml:space="preserve">time. For example, if an investor has one short position of IF1410, </w:t>
      </w:r>
      <w:ins w:id="867" w:author="陈学锋" w:date="2018-07-12T21:48:00Z">
        <w:r w:rsidR="00461EDD">
          <w:rPr>
            <w:rFonts w:cs="Calibri"/>
          </w:rPr>
          <w:t xml:space="preserve">and </w:t>
        </w:r>
      </w:ins>
      <w:r>
        <w:rPr>
          <w:rFonts w:cs="Calibri"/>
        </w:rPr>
        <w:t xml:space="preserve">he hopes to buy one to close the position when the </w:t>
      </w:r>
      <w:del w:id="868" w:author="陈学锋" w:date="2018-07-12T21:48:00Z">
        <w:r w:rsidDel="00461EDD">
          <w:rPr>
            <w:rFonts w:cs="Calibri"/>
          </w:rPr>
          <w:delText xml:space="preserve">latest </w:delText>
        </w:r>
      </w:del>
      <w:r>
        <w:rPr>
          <w:rFonts w:cs="Calibri"/>
        </w:rPr>
        <w:t xml:space="preserve">price is lower than 2200, </w:t>
      </w:r>
      <w:r>
        <w:rPr>
          <w:rFonts w:cs="Calibri" w:hint="eastAsia"/>
        </w:rPr>
        <w:t xml:space="preserve">then </w:t>
      </w:r>
      <w:r>
        <w:rPr>
          <w:rFonts w:cs="Calibri"/>
        </w:rPr>
        <w:t xml:space="preserve">he can place a conditional order. When </w:t>
      </w:r>
      <w:r>
        <w:rPr>
          <w:rFonts w:cs="Calibri" w:hint="eastAsia"/>
        </w:rPr>
        <w:t xml:space="preserve">the </w:t>
      </w:r>
      <w:r>
        <w:rPr>
          <w:rFonts w:cs="Calibri"/>
        </w:rPr>
        <w:t xml:space="preserve">quotation data fluctuates and the condition is satisfied, the order will be sent </w:t>
      </w:r>
      <w:del w:id="869" w:author="陈学锋" w:date="2018-07-12T21:49:00Z">
        <w:r w:rsidDel="00461EDD">
          <w:rPr>
            <w:rFonts w:cs="Calibri"/>
          </w:rPr>
          <w:delText xml:space="preserve">out </w:delText>
        </w:r>
      </w:del>
      <w:r>
        <w:rPr>
          <w:rFonts w:cs="Calibri"/>
        </w:rPr>
        <w:t xml:space="preserve">automatically. </w:t>
      </w:r>
      <w:r>
        <w:rPr>
          <w:rFonts w:cs="Calibri" w:hint="eastAsia"/>
        </w:rPr>
        <w:t>By using conditional order,</w:t>
      </w:r>
      <w:r>
        <w:rPr>
          <w:rFonts w:cs="Calibri"/>
        </w:rPr>
        <w:t xml:space="preserve"> he needs not stare at the computer </w:t>
      </w:r>
      <w:del w:id="870" w:author="陈学锋" w:date="2018-07-12T21:50:00Z">
        <w:r w:rsidDel="00461EDD">
          <w:rPr>
            <w:rFonts w:cs="Calibri"/>
          </w:rPr>
          <w:delText xml:space="preserve">for monitoring </w:delText>
        </w:r>
      </w:del>
      <w:ins w:id="871" w:author="陈学锋" w:date="2018-07-12T21:50:00Z">
        <w:r w:rsidR="00461EDD">
          <w:rPr>
            <w:rFonts w:cs="Calibri"/>
          </w:rPr>
          <w:t xml:space="preserve">to monitor </w:t>
        </w:r>
      </w:ins>
      <w:r>
        <w:rPr>
          <w:rFonts w:cs="Calibri"/>
        </w:rPr>
        <w:t>the quotations. For more effective use of conditional orders, investors can submit stop-and-limit orders and market-if-touched orders.</w:t>
      </w:r>
    </w:p>
    <w:p w:rsidR="00274F8B" w:rsidRDefault="00274F8B" w:rsidP="003822AC">
      <w:pPr>
        <w:pStyle w:val="a0"/>
        <w:spacing w:before="156"/>
        <w:ind w:firstLine="240"/>
      </w:pPr>
    </w:p>
    <w:p w:rsidR="00274F8B" w:rsidRDefault="00F9769E">
      <w:pPr>
        <w:pStyle w:val="3"/>
        <w:numPr>
          <w:ilvl w:val="2"/>
          <w:numId w:val="2"/>
        </w:numPr>
        <w:rPr>
          <w:rFonts w:ascii="Calibri" w:hAnsi="Calibri" w:cs="Calibri"/>
        </w:rPr>
      </w:pPr>
      <w:r>
        <w:t>FOK &amp; FA</w:t>
      </w:r>
      <w:r>
        <w:rPr>
          <w:rFonts w:hint="eastAsia"/>
        </w:rPr>
        <w:t>K</w:t>
      </w:r>
    </w:p>
    <w:p w:rsidR="00274F8B" w:rsidRDefault="00F9769E">
      <w:pPr>
        <w:rPr>
          <w:rFonts w:cs="Calibri"/>
        </w:rPr>
      </w:pPr>
      <w:r>
        <w:rPr>
          <w:rFonts w:cs="Calibri"/>
          <w:b/>
        </w:rPr>
        <w:t>FOK</w:t>
      </w:r>
      <w:r>
        <w:rPr>
          <w:rFonts w:cs="Calibri"/>
          <w:b/>
        </w:rPr>
        <w:t>（</w:t>
      </w:r>
      <w:r>
        <w:rPr>
          <w:rFonts w:cs="Calibri"/>
          <w:b/>
        </w:rPr>
        <w:t>Fill or Kill</w:t>
      </w:r>
      <w:r>
        <w:rPr>
          <w:rFonts w:cs="Calibri"/>
          <w:b/>
        </w:rPr>
        <w:t>）</w:t>
      </w:r>
      <w:r>
        <w:rPr>
          <w:rFonts w:cs="Calibri"/>
        </w:rPr>
        <w:t xml:space="preserve">is a special conditional order. After the order is accepted by the exchange, if the order can be fulfilled at the moment, the order will be fulfilled immediately; otherwise the entire order will be </w:t>
      </w:r>
      <w:r>
        <w:rPr>
          <w:rFonts w:cs="Calibri" w:hint="eastAsia"/>
        </w:rPr>
        <w:t>canceled</w:t>
      </w:r>
      <w:r>
        <w:rPr>
          <w:rFonts w:cs="Calibri"/>
        </w:rPr>
        <w:t>.</w:t>
      </w:r>
    </w:p>
    <w:p w:rsidR="00274F8B" w:rsidRDefault="00F9769E">
      <w:pPr>
        <w:rPr>
          <w:rFonts w:cs="Calibri"/>
        </w:rPr>
      </w:pPr>
      <w:r>
        <w:rPr>
          <w:rFonts w:cs="Calibri"/>
          <w:b/>
        </w:rPr>
        <w:lastRenderedPageBreak/>
        <w:t>FAK</w:t>
      </w:r>
      <w:r>
        <w:rPr>
          <w:rFonts w:cs="Calibri"/>
          <w:b/>
        </w:rPr>
        <w:t>（</w:t>
      </w:r>
      <w:r>
        <w:rPr>
          <w:rFonts w:cs="Calibri"/>
          <w:b/>
        </w:rPr>
        <w:t>Fill and Kill</w:t>
      </w:r>
      <w:r>
        <w:rPr>
          <w:rFonts w:cs="Calibri"/>
          <w:b/>
        </w:rPr>
        <w:t>）</w:t>
      </w:r>
      <w:r>
        <w:rPr>
          <w:rFonts w:cs="Calibri"/>
        </w:rPr>
        <w:t xml:space="preserve">is also a special conditional order. After the order is accepted by the exchange, if the order can be partially </w:t>
      </w:r>
      <w:r>
        <w:rPr>
          <w:rFonts w:cs="Calibri" w:hint="eastAsia"/>
        </w:rPr>
        <w:t>filled</w:t>
      </w:r>
      <w:r>
        <w:rPr>
          <w:rFonts w:cs="Calibri"/>
        </w:rPr>
        <w:t xml:space="preserve"> at the moment, part of the order will be filled and </w:t>
      </w:r>
      <w:ins w:id="872" w:author="陈学锋" w:date="2018-07-12T21:52:00Z">
        <w:r w:rsidR="00673565">
          <w:rPr>
            <w:rFonts w:cs="Calibri"/>
          </w:rPr>
          <w:t xml:space="preserve">the </w:t>
        </w:r>
      </w:ins>
      <w:r>
        <w:rPr>
          <w:rFonts w:cs="Calibri"/>
        </w:rPr>
        <w:t xml:space="preserve">remaining </w:t>
      </w:r>
      <w:ins w:id="873" w:author="陈学锋" w:date="2018-07-12T21:54:00Z">
        <w:r w:rsidR="00673565">
          <w:rPr>
            <w:rFonts w:cs="Calibri"/>
          </w:rPr>
          <w:t xml:space="preserve">quantity </w:t>
        </w:r>
      </w:ins>
      <w:r>
        <w:rPr>
          <w:rFonts w:cs="Calibri"/>
        </w:rPr>
        <w:t xml:space="preserve">of the order will be </w:t>
      </w:r>
      <w:r>
        <w:rPr>
          <w:rFonts w:cs="Calibri" w:hint="eastAsia"/>
        </w:rPr>
        <w:t>canceled</w:t>
      </w:r>
      <w:r>
        <w:rPr>
          <w:rFonts w:cs="Calibri"/>
        </w:rPr>
        <w:t xml:space="preserve"> immediately.</w:t>
      </w:r>
    </w:p>
    <w:p w:rsidR="00274F8B" w:rsidRDefault="00F9769E">
      <w:pPr>
        <w:rPr>
          <w:rFonts w:cs="Calibri"/>
        </w:rPr>
      </w:pPr>
      <w:r>
        <w:rPr>
          <w:rFonts w:cs="Calibri"/>
        </w:rPr>
        <w:t xml:space="preserve">CTP API realizes FAK and FOK instructions </w:t>
      </w:r>
      <w:r>
        <w:rPr>
          <w:rFonts w:cs="Calibri" w:hint="eastAsia"/>
        </w:rPr>
        <w:t>by the combination of</w:t>
      </w:r>
      <w:r>
        <w:rPr>
          <w:rFonts w:cs="Calibri"/>
        </w:rPr>
        <w:t xml:space="preserve"> fields.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3042"/>
        <w:gridCol w:w="2878"/>
        <w:gridCol w:w="2977"/>
      </w:tblGrid>
      <w:tr w:rsidR="00274F8B">
        <w:tc>
          <w:tcPr>
            <w:tcW w:w="3042" w:type="dxa"/>
            <w:tcBorders>
              <w:tl2br w:val="nil"/>
              <w:tr2bl w:val="nil"/>
            </w:tcBorders>
            <w:shd w:val="clear" w:color="auto" w:fill="9BBB59"/>
          </w:tcPr>
          <w:p w:rsidR="00274F8B" w:rsidRDefault="00274F8B">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bookmarkStart w:id="874" w:name="OLE_LINK142"/>
            <w:bookmarkStart w:id="875" w:name="OLE_LINK143"/>
          </w:p>
        </w:tc>
        <w:tc>
          <w:tcPr>
            <w:tcW w:w="2878" w:type="dxa"/>
            <w:tcBorders>
              <w:tl2br w:val="nil"/>
              <w:tr2bl w:val="nil"/>
            </w:tcBorders>
            <w:shd w:val="clear" w:color="auto" w:fill="9BBB59"/>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r>
              <w:rPr>
                <w:rFonts w:cs="Calibri"/>
                <w:color w:val="FFFFFF"/>
              </w:rPr>
              <w:t>FAK</w:t>
            </w:r>
          </w:p>
        </w:tc>
        <w:tc>
          <w:tcPr>
            <w:tcW w:w="2977" w:type="dxa"/>
            <w:tcBorders>
              <w:tl2br w:val="nil"/>
              <w:tr2bl w:val="nil"/>
            </w:tcBorders>
            <w:shd w:val="clear" w:color="auto" w:fill="9BBB59"/>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r>
              <w:rPr>
                <w:rFonts w:cs="Calibri"/>
                <w:color w:val="FFFFFF"/>
              </w:rPr>
              <w:t>FOK</w:t>
            </w:r>
          </w:p>
        </w:tc>
      </w:tr>
      <w:tr w:rsidR="00274F8B">
        <w:tc>
          <w:tcPr>
            <w:tcW w:w="3042" w:type="dxa"/>
            <w:tcBorders>
              <w:tl2br w:val="nil"/>
              <w:tr2bl w:val="nil"/>
            </w:tcBorders>
            <w:shd w:val="clear" w:color="auto" w:fill="EFF3EA"/>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TThostFtdcOrderPriceTypeType</w:t>
            </w:r>
          </w:p>
        </w:tc>
        <w:tc>
          <w:tcPr>
            <w:tcW w:w="2878" w:type="dxa"/>
            <w:tcBorders>
              <w:tl2br w:val="nil"/>
              <w:tr2bl w:val="nil"/>
            </w:tcBorders>
            <w:shd w:val="clear" w:color="auto" w:fill="EFF3EA"/>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THOST_FTDC_OPT_LimitPrice</w:t>
            </w:r>
          </w:p>
        </w:tc>
        <w:tc>
          <w:tcPr>
            <w:tcW w:w="2977" w:type="dxa"/>
            <w:tcBorders>
              <w:tl2br w:val="nil"/>
              <w:tr2bl w:val="nil"/>
            </w:tcBorders>
            <w:shd w:val="clear" w:color="auto" w:fill="EFF3EA"/>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THOST_FTDC_OPT_LimitPrice</w:t>
            </w:r>
          </w:p>
        </w:tc>
      </w:tr>
      <w:tr w:rsidR="00274F8B">
        <w:tc>
          <w:tcPr>
            <w:tcW w:w="3042" w:type="dxa"/>
            <w:tcBorders>
              <w:tl2br w:val="nil"/>
              <w:tr2bl w:val="nil"/>
            </w:tcBorders>
            <w:shd w:val="clear" w:color="auto" w:fill="FFFFFF"/>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TThostFtdcTimeConditionType</w:t>
            </w:r>
          </w:p>
        </w:tc>
        <w:tc>
          <w:tcPr>
            <w:tcW w:w="2878" w:type="dxa"/>
            <w:tcBorders>
              <w:tl2br w:val="nil"/>
              <w:tr2bl w:val="nil"/>
            </w:tcBorders>
            <w:shd w:val="clear" w:color="auto" w:fill="FFFFFF"/>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THOST_FTDC_TC_IOC</w:t>
            </w:r>
          </w:p>
        </w:tc>
        <w:tc>
          <w:tcPr>
            <w:tcW w:w="2977" w:type="dxa"/>
            <w:tcBorders>
              <w:tl2br w:val="nil"/>
              <w:tr2bl w:val="nil"/>
            </w:tcBorders>
            <w:shd w:val="clear" w:color="auto" w:fill="FFFFFF"/>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THOST_FTDC_TC_IOC</w:t>
            </w:r>
          </w:p>
        </w:tc>
      </w:tr>
      <w:tr w:rsidR="00274F8B">
        <w:tc>
          <w:tcPr>
            <w:tcW w:w="3042" w:type="dxa"/>
            <w:tcBorders>
              <w:tl2br w:val="nil"/>
              <w:tr2bl w:val="nil"/>
            </w:tcBorders>
            <w:shd w:val="clear" w:color="auto" w:fill="EFF3EA"/>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TThostFtdcVolumeConditionType</w:t>
            </w:r>
          </w:p>
        </w:tc>
        <w:tc>
          <w:tcPr>
            <w:tcW w:w="2878" w:type="dxa"/>
            <w:tcBorders>
              <w:tl2br w:val="nil"/>
              <w:tr2bl w:val="nil"/>
            </w:tcBorders>
            <w:shd w:val="clear" w:color="auto" w:fill="EFF3EA"/>
          </w:tcPr>
          <w:p w:rsidR="00274F8B" w:rsidRDefault="00F9769E">
            <w:pPr>
              <w:pStyle w:val="a0"/>
              <w:spacing w:before="156"/>
              <w:ind w:firstLineChars="0" w:firstLine="0"/>
              <w:rPr>
                <w:rFonts w:cs="Calibri"/>
                <w:color w:val="000000"/>
                <w:sz w:val="21"/>
              </w:rPr>
            </w:pPr>
            <w:r>
              <w:rPr>
                <w:rFonts w:cs="Calibri"/>
                <w:color w:val="000000"/>
                <w:sz w:val="21"/>
              </w:rPr>
              <w:t>THOST_FTDC_VC_AV /</w:t>
            </w:r>
          </w:p>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THOST_FTDC_VC_MV</w:t>
            </w:r>
          </w:p>
        </w:tc>
        <w:tc>
          <w:tcPr>
            <w:tcW w:w="2977" w:type="dxa"/>
            <w:tcBorders>
              <w:tl2br w:val="nil"/>
              <w:tr2bl w:val="nil"/>
            </w:tcBorders>
            <w:shd w:val="clear" w:color="auto" w:fill="EFF3EA"/>
          </w:tcPr>
          <w:p w:rsidR="00274F8B" w:rsidRDefault="00F9769E">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THOST_FTDC_VC_CV</w:t>
            </w:r>
          </w:p>
        </w:tc>
      </w:tr>
    </w:tbl>
    <w:bookmarkEnd w:id="874"/>
    <w:bookmarkEnd w:id="875"/>
    <w:p w:rsidR="00274F8B" w:rsidRDefault="00F9769E">
      <w:pPr>
        <w:rPr>
          <w:rFonts w:eastAsia="微软雅黑" w:cs="Calibri"/>
          <w:b/>
        </w:rPr>
      </w:pPr>
      <w:r>
        <w:rPr>
          <w:rFonts w:eastAsia="微软雅黑" w:cs="Calibri"/>
          <w:b/>
        </w:rPr>
        <w:t>MinVolume Field</w:t>
      </w:r>
    </w:p>
    <w:p w:rsidR="00274F8B" w:rsidRDefault="00F9769E">
      <w:pPr>
        <w:rPr>
          <w:rFonts w:cs="Calibri"/>
        </w:rPr>
      </w:pPr>
      <w:r>
        <w:rPr>
          <w:rFonts w:cs="Calibri"/>
        </w:rPr>
        <w:t>For FAK instruction</w:t>
      </w:r>
      <w:ins w:id="876" w:author="陈学锋" w:date="2018-07-12T21:55:00Z">
        <w:r w:rsidR="00673565">
          <w:rPr>
            <w:rFonts w:cs="Calibri"/>
          </w:rPr>
          <w:t>s</w:t>
        </w:r>
      </w:ins>
      <w:r>
        <w:rPr>
          <w:rFonts w:cs="Calibri"/>
        </w:rPr>
        <w:t>, THOST_FTDC_VC_AV means any volume</w:t>
      </w:r>
      <w:r>
        <w:rPr>
          <w:rFonts w:cs="Calibri" w:hint="eastAsia"/>
        </w:rPr>
        <w:t xml:space="preserve">, while </w:t>
      </w:r>
      <w:r>
        <w:rPr>
          <w:rFonts w:cs="Calibri"/>
        </w:rPr>
        <w:t xml:space="preserve">THOST_FTDC_VC_MV means the minimum volume. If THOST_FTDC_VC_MV is </w:t>
      </w:r>
      <w:r>
        <w:rPr>
          <w:rFonts w:cs="Calibri" w:hint="eastAsia"/>
        </w:rPr>
        <w:t>set</w:t>
      </w:r>
      <w:r>
        <w:rPr>
          <w:rFonts w:cs="Calibri"/>
        </w:rPr>
        <w:t>, investors should specify the minimum</w:t>
      </w:r>
      <w:r>
        <w:rPr>
          <w:rFonts w:cs="Calibri" w:hint="eastAsia"/>
        </w:rPr>
        <w:t xml:space="preserve"> </w:t>
      </w:r>
      <w:r>
        <w:rPr>
          <w:rFonts w:cs="Calibri"/>
        </w:rPr>
        <w:t xml:space="preserve">volume that needs to be filled. If the volume can be filled is less than the MinVolume, the entire order will be </w:t>
      </w:r>
      <w:r>
        <w:rPr>
          <w:rFonts w:cs="Calibri" w:hint="eastAsia"/>
        </w:rPr>
        <w:t>canceled</w:t>
      </w:r>
      <w:r>
        <w:rPr>
          <w:rFonts w:cs="Calibri"/>
        </w:rPr>
        <w:t xml:space="preserve"> and no volume will be filled. </w:t>
      </w:r>
    </w:p>
    <w:p w:rsidR="00274F8B" w:rsidRDefault="00F9769E">
      <w:pPr>
        <w:rPr>
          <w:rFonts w:eastAsia="微软雅黑" w:cs="Calibri"/>
          <w:b/>
        </w:rPr>
      </w:pPr>
      <w:r>
        <w:rPr>
          <w:rFonts w:eastAsia="微软雅黑" w:cs="Calibri"/>
          <w:b/>
        </w:rPr>
        <w:t>CombOffsetFlag Field</w:t>
      </w:r>
    </w:p>
    <w:p w:rsidR="00274F8B" w:rsidRDefault="00F9769E">
      <w:pPr>
        <w:rPr>
          <w:rFonts w:cs="Calibri"/>
        </w:rPr>
      </w:pPr>
      <w:r>
        <w:rPr>
          <w:rFonts w:cs="Calibri"/>
        </w:rPr>
        <w:t xml:space="preserve">CombOffsetFlag is used to specify the offset attribute (open, close, closetoday) for the order. </w:t>
      </w:r>
    </w:p>
    <w:p w:rsidR="00274F8B" w:rsidRDefault="003822AC">
      <w:pPr>
        <w:rPr>
          <w:rFonts w:cs="Calibri"/>
        </w:rPr>
      </w:pPr>
      <w:r>
        <w:rPr>
          <w:rFonts w:ascii="宋体" w:hAnsi="宋体" w:cs="宋体"/>
          <w:noProof/>
          <w:sz w:val="24"/>
          <w:szCs w:val="24"/>
        </w:rPr>
        <w:drawing>
          <wp:inline distT="0" distB="0" distL="0" distR="0">
            <wp:extent cx="4991100" cy="390525"/>
            <wp:effectExtent l="0" t="0" r="0" b="9525"/>
            <wp:docPr id="2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90525"/>
                    </a:xfrm>
                    <a:prstGeom prst="rect">
                      <a:avLst/>
                    </a:prstGeom>
                    <a:noFill/>
                    <a:ln>
                      <a:noFill/>
                    </a:ln>
                  </pic:spPr>
                </pic:pic>
              </a:graphicData>
            </a:graphic>
          </wp:inline>
        </w:drawing>
      </w:r>
    </w:p>
    <w:p w:rsidR="00274F8B" w:rsidRDefault="00F9769E">
      <w:pPr>
        <w:rPr>
          <w:rFonts w:cs="Calibri"/>
        </w:rPr>
      </w:pPr>
      <w:r>
        <w:rPr>
          <w:rFonts w:cs="Calibri"/>
        </w:rPr>
        <w:t xml:space="preserve">The field is a </w:t>
      </w:r>
      <w:ins w:id="877" w:author="陈学锋" w:date="2018-07-12T21:57:00Z">
        <w:r w:rsidR="00673565">
          <w:rPr>
            <w:rFonts w:cs="Calibri"/>
          </w:rPr>
          <w:t xml:space="preserve">5 </w:t>
        </w:r>
      </w:ins>
      <w:r>
        <w:rPr>
          <w:rFonts w:cs="Calibri"/>
        </w:rPr>
        <w:t>character array</w:t>
      </w:r>
      <w:del w:id="878" w:author="陈学锋" w:date="2018-07-12T21:57:00Z">
        <w:r w:rsidDel="00673565">
          <w:rPr>
            <w:rFonts w:cs="Calibri"/>
          </w:rPr>
          <w:delText xml:space="preserve"> in length of 5</w:delText>
        </w:r>
      </w:del>
      <w:r>
        <w:rPr>
          <w:rFonts w:cs="Calibri"/>
        </w:rPr>
        <w:t>. It can be used to describe the order offset attribute for both common and combination</w:t>
      </w:r>
      <w:ins w:id="879" w:author="陈学锋" w:date="2018-07-21T21:39:00Z">
        <w:r w:rsidR="00107457">
          <w:rPr>
            <w:rFonts w:cs="Calibri"/>
          </w:rPr>
          <w:t>al</w:t>
        </w:r>
      </w:ins>
      <w:r>
        <w:rPr>
          <w:rFonts w:cs="Calibri"/>
        </w:rPr>
        <w:t xml:space="preserve"> orders. For a </w:t>
      </w:r>
      <w:r>
        <w:rPr>
          <w:rFonts w:cs="Calibri" w:hint="eastAsia"/>
        </w:rPr>
        <w:t>common</w:t>
      </w:r>
      <w:r>
        <w:rPr>
          <w:rFonts w:cs="Calibri"/>
        </w:rPr>
        <w:t xml:space="preserve"> order, only the first item should be designated, while for a combination</w:t>
      </w:r>
      <w:ins w:id="880" w:author="陈学锋" w:date="2018-07-21T21:39:00Z">
        <w:r w:rsidR="00107457">
          <w:rPr>
            <w:rFonts w:cs="Calibri"/>
          </w:rPr>
          <w:t>al</w:t>
        </w:r>
      </w:ins>
      <w:r>
        <w:rPr>
          <w:rFonts w:cs="Calibri"/>
        </w:rPr>
        <w:t xml:space="preserve"> order, the first and second items should be designated. Please refer to </w:t>
      </w:r>
      <w:r>
        <w:rPr>
          <w:rFonts w:cs="Calibri"/>
        </w:rPr>
        <w:lastRenderedPageBreak/>
        <w:t xml:space="preserve">ThostFtdcUserApiStruct.h for allowed values. </w:t>
      </w:r>
      <w:r w:rsidR="003822AC">
        <w:rPr>
          <w:rFonts w:ascii="宋体" w:hAnsi="宋体" w:cs="宋体"/>
          <w:noProof/>
          <w:sz w:val="24"/>
          <w:szCs w:val="24"/>
        </w:rPr>
        <w:drawing>
          <wp:inline distT="0" distB="0" distL="0" distR="0">
            <wp:extent cx="5505450" cy="3648075"/>
            <wp:effectExtent l="0" t="0" r="0" b="9525"/>
            <wp:docPr id="2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274F8B" w:rsidRDefault="00F9769E">
      <w:pPr>
        <w:rPr>
          <w:rFonts w:cs="Calibri"/>
        </w:rPr>
      </w:pPr>
      <w:r>
        <w:rPr>
          <w:rFonts w:cs="Calibri"/>
        </w:rPr>
        <w:t>Position</w:t>
      </w:r>
      <w:r>
        <w:rPr>
          <w:rFonts w:cs="Calibri" w:hint="eastAsia"/>
        </w:rPr>
        <w:t>s</w:t>
      </w:r>
      <w:r>
        <w:rPr>
          <w:rFonts w:cs="Calibri"/>
        </w:rPr>
        <w:t xml:space="preserve"> of SHFE </w:t>
      </w:r>
      <w:r>
        <w:rPr>
          <w:rFonts w:cs="Calibri" w:hint="eastAsia"/>
        </w:rPr>
        <w:t>are</w:t>
      </w:r>
      <w:r>
        <w:rPr>
          <w:rFonts w:cs="Calibri"/>
        </w:rPr>
        <w:t xml:space="preserve"> divided into today position</w:t>
      </w:r>
      <w:r>
        <w:rPr>
          <w:rFonts w:cs="Calibri" w:hint="eastAsia"/>
        </w:rPr>
        <w:t>s</w:t>
      </w:r>
      <w:ins w:id="881" w:author="陈学锋" w:date="2018-07-12T21:59:00Z">
        <w:r w:rsidR="00673565">
          <w:rPr>
            <w:rFonts w:cs="Calibri"/>
          </w:rPr>
          <w:t xml:space="preserve"> (opened today)</w:t>
        </w:r>
      </w:ins>
      <w:r>
        <w:rPr>
          <w:rFonts w:cs="Calibri"/>
        </w:rPr>
        <w:t xml:space="preserve"> and yesterday position</w:t>
      </w:r>
      <w:r>
        <w:rPr>
          <w:rFonts w:cs="Calibri" w:hint="eastAsia"/>
        </w:rPr>
        <w:t>s</w:t>
      </w:r>
      <w:ins w:id="882" w:author="陈学锋" w:date="2018-07-12T21:59:00Z">
        <w:r w:rsidR="00673565">
          <w:rPr>
            <w:rFonts w:cs="Calibri"/>
          </w:rPr>
          <w:t xml:space="preserve"> (history positions)</w:t>
        </w:r>
      </w:ins>
      <w:r>
        <w:rPr>
          <w:rFonts w:cs="Calibri"/>
        </w:rPr>
        <w:t>. When</w:t>
      </w:r>
      <w:r>
        <w:rPr>
          <w:rFonts w:cs="Calibri" w:hint="eastAsia"/>
        </w:rPr>
        <w:t xml:space="preserve"> </w:t>
      </w:r>
      <w:r>
        <w:rPr>
          <w:rFonts w:cs="Calibri"/>
        </w:rPr>
        <w:t>closing</w:t>
      </w:r>
      <w:r>
        <w:rPr>
          <w:rFonts w:cs="Calibri" w:hint="eastAsia"/>
        </w:rPr>
        <w:t xml:space="preserve"> positions</w:t>
      </w:r>
      <w:r>
        <w:rPr>
          <w:rFonts w:cs="Calibri"/>
        </w:rPr>
        <w:t xml:space="preserve">, it is necessary to specify </w:t>
      </w:r>
      <w:ins w:id="883" w:author="陈学锋" w:date="2018-07-12T21:59:00Z">
        <w:r w:rsidR="00673565">
          <w:rPr>
            <w:rFonts w:cs="Calibri"/>
          </w:rPr>
          <w:t xml:space="preserve">whether </w:t>
        </w:r>
      </w:ins>
      <w:r>
        <w:rPr>
          <w:rFonts w:cs="Calibri" w:hint="eastAsia"/>
        </w:rPr>
        <w:t>the instruction is to close</w:t>
      </w:r>
      <w:r>
        <w:rPr>
          <w:rFonts w:cs="Calibri"/>
        </w:rPr>
        <w:t xml:space="preserve"> today or yesterday position</w:t>
      </w:r>
      <w:r>
        <w:rPr>
          <w:rFonts w:cs="Calibri" w:hint="eastAsia"/>
        </w:rPr>
        <w:t>s</w:t>
      </w:r>
      <w:r>
        <w:rPr>
          <w:rFonts w:cs="Calibri"/>
        </w:rPr>
        <w:t>.</w:t>
      </w:r>
    </w:p>
    <w:p w:rsidR="00274F8B" w:rsidRDefault="00F9769E">
      <w:pPr>
        <w:rPr>
          <w:rFonts w:cs="Calibri"/>
        </w:rPr>
      </w:pPr>
      <w:r>
        <w:rPr>
          <w:rFonts w:cs="Calibri"/>
        </w:rPr>
        <w:t xml:space="preserve">If using THOST_FTDC_OF_Close for SHFE’s positions, the result is the same </w:t>
      </w:r>
      <w:del w:id="884" w:author="陈学锋" w:date="2018-07-12T22:00:00Z">
        <w:r w:rsidDel="00673565">
          <w:rPr>
            <w:rFonts w:cs="Calibri"/>
          </w:rPr>
          <w:delText xml:space="preserve">with </w:delText>
        </w:r>
      </w:del>
      <w:ins w:id="885" w:author="陈学锋" w:date="2018-07-12T22:00:00Z">
        <w:r w:rsidR="00673565">
          <w:rPr>
            <w:rFonts w:cs="Calibri"/>
          </w:rPr>
          <w:t xml:space="preserve">as </w:t>
        </w:r>
      </w:ins>
      <w:r>
        <w:rPr>
          <w:rFonts w:cs="Calibri"/>
        </w:rPr>
        <w:t xml:space="preserve">THOST_FTDC_OF_CloseYesterday. If using THOST_FTDC_OF_CloseToday or THOST_FTDC_OF_CloseYesterday for other exchanges, the result is the same </w:t>
      </w:r>
      <w:del w:id="886" w:author="陈学锋" w:date="2018-07-12T22:00:00Z">
        <w:r w:rsidDel="00673565">
          <w:rPr>
            <w:rFonts w:cs="Calibri"/>
          </w:rPr>
          <w:delText xml:space="preserve">with </w:delText>
        </w:r>
      </w:del>
      <w:ins w:id="887" w:author="陈学锋" w:date="2018-07-12T22:00:00Z">
        <w:r w:rsidR="00673565">
          <w:rPr>
            <w:rFonts w:cs="Calibri"/>
          </w:rPr>
          <w:t xml:space="preserve">as </w:t>
        </w:r>
      </w:ins>
      <w:r>
        <w:rPr>
          <w:rFonts w:cs="Calibri"/>
        </w:rPr>
        <w:t>THOST_FTDC_OF_Close.</w:t>
      </w:r>
    </w:p>
    <w:p w:rsidR="00274F8B" w:rsidRDefault="00F9769E">
      <w:pPr>
        <w:rPr>
          <w:rFonts w:cs="Calibri"/>
        </w:rPr>
      </w:pPr>
      <w:r>
        <w:rPr>
          <w:rFonts w:cs="Calibri"/>
          <w:b/>
          <w:bCs/>
        </w:rPr>
        <w:t xml:space="preserve">Note: Currently, </w:t>
      </w:r>
      <w:ins w:id="888" w:author="陈学锋" w:date="2018-07-12T22:00:00Z">
        <w:r w:rsidR="00673565">
          <w:rPr>
            <w:rFonts w:cs="Calibri"/>
            <w:b/>
            <w:bCs/>
          </w:rPr>
          <w:t xml:space="preserve">the </w:t>
        </w:r>
      </w:ins>
      <w:r>
        <w:rPr>
          <w:rFonts w:cs="Calibri"/>
          <w:b/>
          <w:bCs/>
        </w:rPr>
        <w:t>four exchanges are all first open, first close when closing positions. Besides the first open</w:t>
      </w:r>
      <w:r>
        <w:rPr>
          <w:rFonts w:cs="Calibri" w:hint="eastAsia"/>
          <w:b/>
          <w:bCs/>
        </w:rPr>
        <w:t xml:space="preserve"> and </w:t>
      </w:r>
      <w:r>
        <w:rPr>
          <w:rFonts w:cs="Calibri"/>
          <w:b/>
          <w:bCs/>
        </w:rPr>
        <w:t>first close</w:t>
      </w:r>
      <w:r>
        <w:rPr>
          <w:rFonts w:cs="Calibri" w:hint="eastAsia"/>
          <w:b/>
          <w:bCs/>
        </w:rPr>
        <w:t xml:space="preserve"> rule</w:t>
      </w:r>
      <w:r>
        <w:rPr>
          <w:rFonts w:cs="Calibri"/>
          <w:b/>
          <w:bCs/>
        </w:rPr>
        <w:t xml:space="preserve">, DCE and CZCE </w:t>
      </w:r>
      <w:r>
        <w:rPr>
          <w:rFonts w:cs="Calibri" w:hint="eastAsia"/>
          <w:b/>
          <w:bCs/>
        </w:rPr>
        <w:t xml:space="preserve">have the rule of </w:t>
      </w:r>
      <w:r>
        <w:rPr>
          <w:rFonts w:cs="Calibri"/>
          <w:b/>
          <w:bCs/>
        </w:rPr>
        <w:t>clos</w:t>
      </w:r>
      <w:r>
        <w:rPr>
          <w:rFonts w:cs="Calibri" w:hint="eastAsia"/>
          <w:b/>
          <w:bCs/>
        </w:rPr>
        <w:t>ing</w:t>
      </w:r>
      <w:r>
        <w:rPr>
          <w:rFonts w:cs="Calibri"/>
          <w:b/>
          <w:bCs/>
        </w:rPr>
        <w:t xml:space="preserve"> the </w:t>
      </w:r>
      <w:r>
        <w:rPr>
          <w:rFonts w:cs="Calibri" w:hint="eastAsia"/>
          <w:b/>
          <w:bCs/>
        </w:rPr>
        <w:t>common</w:t>
      </w:r>
      <w:r>
        <w:rPr>
          <w:rFonts w:cs="Calibri"/>
          <w:b/>
          <w:bCs/>
        </w:rPr>
        <w:t xml:space="preserve"> orders first, then </w:t>
      </w:r>
      <w:r>
        <w:rPr>
          <w:rFonts w:cs="Calibri" w:hint="eastAsia"/>
          <w:b/>
          <w:bCs/>
        </w:rPr>
        <w:t xml:space="preserve">the </w:t>
      </w:r>
      <w:r>
        <w:rPr>
          <w:rFonts w:cs="Calibri"/>
          <w:b/>
          <w:bCs/>
        </w:rPr>
        <w:t>combination</w:t>
      </w:r>
      <w:ins w:id="889" w:author="陈学锋" w:date="2018-07-21T21:41:00Z">
        <w:r w:rsidR="00CE24B9">
          <w:rPr>
            <w:rFonts w:cs="Calibri"/>
            <w:b/>
            <w:bCs/>
          </w:rPr>
          <w:t>al</w:t>
        </w:r>
      </w:ins>
      <w:r>
        <w:rPr>
          <w:rFonts w:cs="Calibri"/>
          <w:b/>
          <w:bCs/>
        </w:rPr>
        <w:t xml:space="preserve"> orders.</w:t>
      </w:r>
      <w:r>
        <w:rPr>
          <w:rFonts w:cs="Calibri"/>
        </w:rPr>
        <w:t xml:space="preserve"> </w:t>
      </w:r>
    </w:p>
    <w:p w:rsidR="00274F8B" w:rsidRDefault="00F9769E">
      <w:pPr>
        <w:pStyle w:val="3"/>
        <w:numPr>
          <w:ilvl w:val="2"/>
          <w:numId w:val="2"/>
        </w:numPr>
      </w:pPr>
      <w:r>
        <w:t>Order Sequence Numbers</w:t>
      </w:r>
    </w:p>
    <w:p w:rsidR="00274F8B" w:rsidRDefault="00F9769E">
      <w:pPr>
        <w:rPr>
          <w:rFonts w:cs="Calibri"/>
        </w:rPr>
      </w:pPr>
      <w:r>
        <w:rPr>
          <w:rFonts w:cs="Calibri"/>
        </w:rPr>
        <w:t xml:space="preserve">In CTP and exchange systems, each order has 3 groups of </w:t>
      </w:r>
      <w:ins w:id="890" w:author="陈学锋" w:date="2018-07-12T22:02:00Z">
        <w:r w:rsidR="00354C26">
          <w:rPr>
            <w:rFonts w:cs="Calibri"/>
          </w:rPr>
          <w:t xml:space="preserve">unique </w:t>
        </w:r>
      </w:ins>
      <w:r>
        <w:rPr>
          <w:rFonts w:cs="Calibri"/>
        </w:rPr>
        <w:t xml:space="preserve">sequence numbers to </w:t>
      </w:r>
      <w:del w:id="891" w:author="陈学锋" w:date="2018-07-12T22:02:00Z">
        <w:r w:rsidDel="00354C26">
          <w:rPr>
            <w:rFonts w:cs="Calibri"/>
          </w:rPr>
          <w:delText>assure the uniqueness</w:delText>
        </w:r>
      </w:del>
      <w:ins w:id="892" w:author="陈学锋" w:date="2018-07-12T22:02:00Z">
        <w:r w:rsidR="00354C26">
          <w:rPr>
            <w:rFonts w:cs="Calibri"/>
          </w:rPr>
          <w:t>avoid duplication</w:t>
        </w:r>
      </w:ins>
      <w:r>
        <w:rPr>
          <w:rFonts w:cs="Calibri"/>
        </w:rPr>
        <w:t>.</w:t>
      </w:r>
    </w:p>
    <w:p w:rsidR="00274F8B" w:rsidRDefault="00F9769E">
      <w:pPr>
        <w:rPr>
          <w:rFonts w:cs="Calibri"/>
          <w:b/>
          <w:u w:val="single"/>
        </w:rPr>
      </w:pPr>
      <w:r>
        <w:rPr>
          <w:rFonts w:cs="Calibri"/>
          <w:b/>
          <w:u w:val="single"/>
        </w:rPr>
        <w:t>FrontID + SessionID + OrderRef</w:t>
      </w:r>
    </w:p>
    <w:p w:rsidR="00274F8B" w:rsidRDefault="00F9769E">
      <w:pPr>
        <w:rPr>
          <w:rFonts w:cs="Calibri"/>
        </w:rPr>
      </w:pPr>
      <w:r>
        <w:rPr>
          <w:rFonts w:cs="Calibri"/>
        </w:rPr>
        <w:t xml:space="preserve">After login, the </w:t>
      </w:r>
      <w:r>
        <w:rPr>
          <w:rFonts w:cs="Calibri" w:hint="eastAsia"/>
        </w:rPr>
        <w:t>trading kernel</w:t>
      </w:r>
      <w:r>
        <w:rPr>
          <w:rFonts w:cs="Calibri"/>
        </w:rPr>
        <w:t xml:space="preserve"> will return </w:t>
      </w:r>
      <w:r>
        <w:rPr>
          <w:rFonts w:cs="Calibri" w:hint="eastAsia"/>
        </w:rPr>
        <w:t xml:space="preserve">the </w:t>
      </w:r>
      <w:r>
        <w:rPr>
          <w:rFonts w:cs="Calibri"/>
        </w:rPr>
        <w:t xml:space="preserve">FrontID and </w:t>
      </w:r>
      <w:ins w:id="893" w:author="陈学锋" w:date="2018-07-21T21:41:00Z">
        <w:r w:rsidR="00CE24B9">
          <w:rPr>
            <w:rFonts w:cs="Calibri"/>
          </w:rPr>
          <w:t xml:space="preserve">the </w:t>
        </w:r>
      </w:ins>
      <w:r>
        <w:rPr>
          <w:rFonts w:cs="Calibri"/>
        </w:rPr>
        <w:t>current connection’</w:t>
      </w:r>
      <w:r>
        <w:rPr>
          <w:rFonts w:cs="Calibri" w:hint="eastAsia"/>
        </w:rPr>
        <w:t>s</w:t>
      </w:r>
      <w:r>
        <w:rPr>
          <w:rFonts w:cs="Calibri"/>
        </w:rPr>
        <w:t xml:space="preserve"> SessionID. These two values are </w:t>
      </w:r>
      <w:del w:id="894" w:author="陈学锋" w:date="2018-07-12T22:04:00Z">
        <w:r w:rsidDel="00354C26">
          <w:rPr>
            <w:rFonts w:cs="Calibri"/>
          </w:rPr>
          <w:delText xml:space="preserve">unchanged </w:delText>
        </w:r>
      </w:del>
      <w:ins w:id="895" w:author="陈学锋" w:date="2018-07-12T22:04:00Z">
        <w:r w:rsidR="00354C26">
          <w:rPr>
            <w:rFonts w:cs="Calibri"/>
          </w:rPr>
          <w:t xml:space="preserve">invariable </w:t>
        </w:r>
      </w:ins>
      <w:r>
        <w:rPr>
          <w:rFonts w:cs="Calibri"/>
        </w:rPr>
        <w:t xml:space="preserve">in </w:t>
      </w:r>
      <w:r>
        <w:rPr>
          <w:rFonts w:cs="Calibri" w:hint="eastAsia"/>
        </w:rPr>
        <w:t>this</w:t>
      </w:r>
      <w:r>
        <w:rPr>
          <w:rFonts w:cs="Calibri"/>
        </w:rPr>
        <w:t xml:space="preserve"> connection.</w:t>
      </w:r>
    </w:p>
    <w:p w:rsidR="00274F8B" w:rsidRDefault="00F9769E">
      <w:pPr>
        <w:rPr>
          <w:rFonts w:cs="Calibri"/>
        </w:rPr>
      </w:pPr>
      <w:r>
        <w:rPr>
          <w:rFonts w:cs="Calibri"/>
        </w:rPr>
        <w:t xml:space="preserve">The OrderRef is a field in </w:t>
      </w:r>
      <w:ins w:id="896" w:author="陈学锋" w:date="2018-07-12T22:04:00Z">
        <w:r w:rsidR="00354C26">
          <w:rPr>
            <w:rFonts w:cs="Calibri"/>
          </w:rPr>
          <w:t xml:space="preserve">the </w:t>
        </w:r>
      </w:ins>
      <w:r>
        <w:rPr>
          <w:rFonts w:cs="Calibri"/>
        </w:rPr>
        <w:t>CThostFtdcInputOrderField structure. To assure the uniqueness, developers can make it increment</w:t>
      </w:r>
      <w:del w:id="897" w:author="陈学锋" w:date="2018-07-12T22:04:00Z">
        <w:r w:rsidDel="00354C26">
          <w:rPr>
            <w:rFonts w:cs="Calibri"/>
          </w:rPr>
          <w:delText>ed</w:delText>
        </w:r>
      </w:del>
      <w:r>
        <w:rPr>
          <w:rFonts w:cs="Calibri"/>
        </w:rPr>
        <w:t xml:space="preserve"> by one from MaxOrderRef for each order in one login session. If it is not designated, the </w:t>
      </w:r>
      <w:r>
        <w:rPr>
          <w:rFonts w:cs="Calibri" w:hint="eastAsia"/>
        </w:rPr>
        <w:t>trading kernel</w:t>
      </w:r>
      <w:r>
        <w:rPr>
          <w:rFonts w:cs="Calibri"/>
        </w:rPr>
        <w:t xml:space="preserve"> will assign a unique value to it automatically.</w:t>
      </w:r>
    </w:p>
    <w:p w:rsidR="00274F8B" w:rsidRDefault="00F9769E">
      <w:pPr>
        <w:rPr>
          <w:rFonts w:cs="Calibri"/>
        </w:rPr>
      </w:pPr>
      <w:r>
        <w:rPr>
          <w:rFonts w:cs="Calibri"/>
        </w:rPr>
        <w:lastRenderedPageBreak/>
        <w:t xml:space="preserve">Client programs can maintain their own sequence numbers and can cancel an order </w:t>
      </w:r>
      <w:r>
        <w:rPr>
          <w:rFonts w:cs="Calibri"/>
          <w:b/>
        </w:rPr>
        <w:t>at any time</w:t>
      </w:r>
      <w:r>
        <w:rPr>
          <w:rFonts w:cs="Calibri"/>
        </w:rPr>
        <w:t xml:space="preserve"> via this group of sequence numbers. </w:t>
      </w:r>
    </w:p>
    <w:p w:rsidR="00274F8B" w:rsidRDefault="00F9769E">
      <w:pPr>
        <w:spacing w:before="120"/>
        <w:rPr>
          <w:rFonts w:cs="Calibri"/>
          <w:b/>
        </w:rPr>
      </w:pPr>
      <w:r>
        <w:rPr>
          <w:rFonts w:cs="Calibri"/>
          <w:b/>
        </w:rPr>
        <w:t>ExchangeID + TraderID + OrderLocalID</w:t>
      </w:r>
    </w:p>
    <w:p w:rsidR="00274F8B" w:rsidRDefault="00F9769E">
      <w:pPr>
        <w:rPr>
          <w:rFonts w:cs="Calibri"/>
        </w:rPr>
      </w:pPr>
      <w:r>
        <w:rPr>
          <w:rFonts w:cs="Calibri"/>
        </w:rPr>
        <w:t xml:space="preserve">After the </w:t>
      </w:r>
      <w:r>
        <w:rPr>
          <w:rFonts w:cs="Calibri" w:hint="eastAsia"/>
        </w:rPr>
        <w:t>trading kernel</w:t>
      </w:r>
      <w:r>
        <w:rPr>
          <w:rFonts w:cs="Calibri"/>
        </w:rPr>
        <w:t xml:space="preserve"> submits the order to the </w:t>
      </w:r>
      <w:del w:id="898" w:author="陈学锋" w:date="2018-07-12T22:05:00Z">
        <w:r w:rsidDel="00354C26">
          <w:rPr>
            <w:rFonts w:cs="Calibri"/>
          </w:rPr>
          <w:delText xml:space="preserve">offer </w:delText>
        </w:r>
      </w:del>
      <w:ins w:id="899" w:author="陈学锋" w:date="2018-07-12T22:05:00Z">
        <w:r w:rsidR="00354C26">
          <w:rPr>
            <w:rFonts w:cs="Calibri"/>
          </w:rPr>
          <w:t xml:space="preserve">Offer </w:t>
        </w:r>
      </w:ins>
      <w:del w:id="900" w:author="陈学锋" w:date="2018-07-12T22:05:00Z">
        <w:r w:rsidDel="00354C26">
          <w:rPr>
            <w:rFonts w:cs="Calibri"/>
          </w:rPr>
          <w:delText>manager</w:delText>
        </w:r>
      </w:del>
      <w:ins w:id="901" w:author="陈学锋" w:date="2018-07-12T22:05:00Z">
        <w:r w:rsidR="00354C26">
          <w:rPr>
            <w:rFonts w:cs="Calibri"/>
          </w:rPr>
          <w:t>Manager</w:t>
        </w:r>
      </w:ins>
      <w:r>
        <w:rPr>
          <w:rFonts w:cs="Calibri"/>
        </w:rPr>
        <w:t xml:space="preserve">, the </w:t>
      </w:r>
      <w:r>
        <w:rPr>
          <w:rFonts w:cs="Calibri" w:hint="eastAsia"/>
        </w:rPr>
        <w:t>trading kernel</w:t>
      </w:r>
      <w:r>
        <w:rPr>
          <w:rFonts w:cs="Calibri"/>
        </w:rPr>
        <w:t xml:space="preserve"> generates the </w:t>
      </w:r>
      <w:del w:id="902" w:author="陈学锋" w:date="2018-07-21T21:43:00Z">
        <w:r w:rsidDel="00CE24B9">
          <w:rPr>
            <w:rFonts w:cs="Calibri"/>
          </w:rPr>
          <w:delText xml:space="preserve"> </w:delText>
        </w:r>
      </w:del>
      <w:r>
        <w:rPr>
          <w:rFonts w:cs="Calibri"/>
        </w:rPr>
        <w:t xml:space="preserve">OrderLocalID and returns it to the client program. The ExchangeID is the </w:t>
      </w:r>
      <w:ins w:id="903" w:author="陈学锋" w:date="2018-07-12T22:06:00Z">
        <w:r w:rsidR="00354C26">
          <w:rPr>
            <w:rFonts w:cs="Calibri"/>
          </w:rPr>
          <w:t xml:space="preserve">code of the </w:t>
        </w:r>
      </w:ins>
      <w:r>
        <w:rPr>
          <w:rFonts w:cs="Calibri"/>
        </w:rPr>
        <w:t>exchange</w:t>
      </w:r>
      <w:del w:id="904" w:author="陈学锋" w:date="2018-07-12T22:06:00Z">
        <w:r w:rsidDel="00354C26">
          <w:rPr>
            <w:rFonts w:cs="Calibri"/>
          </w:rPr>
          <w:delText>’s code,</w:delText>
        </w:r>
      </w:del>
      <w:r>
        <w:rPr>
          <w:rFonts w:cs="Calibri"/>
        </w:rPr>
        <w:t xml:space="preserve"> </w:t>
      </w:r>
      <w:del w:id="905" w:author="陈学锋" w:date="2018-07-12T22:06:00Z">
        <w:r w:rsidDel="00354C26">
          <w:rPr>
            <w:rFonts w:cs="Calibri"/>
          </w:rPr>
          <w:delText xml:space="preserve">which </w:delText>
        </w:r>
      </w:del>
      <w:ins w:id="906" w:author="陈学锋" w:date="2018-07-12T22:06:00Z">
        <w:r w:rsidR="00354C26">
          <w:rPr>
            <w:rFonts w:cs="Calibri"/>
          </w:rPr>
          <w:t xml:space="preserve">that </w:t>
        </w:r>
      </w:ins>
      <w:r>
        <w:rPr>
          <w:rFonts w:cs="Calibri"/>
        </w:rPr>
        <w:t xml:space="preserve">the order’s contract belongs to. The TraderID is designated by the </w:t>
      </w:r>
      <w:r>
        <w:rPr>
          <w:rFonts w:cs="Calibri" w:hint="eastAsia"/>
        </w:rPr>
        <w:t>trading kernel</w:t>
      </w:r>
      <w:r>
        <w:rPr>
          <w:rFonts w:cs="Calibri"/>
        </w:rPr>
        <w:t xml:space="preserve">. The client program can also use this group of sequence numbers to cancel an order. </w:t>
      </w:r>
    </w:p>
    <w:p w:rsidR="00274F8B" w:rsidRDefault="00F9769E">
      <w:pPr>
        <w:rPr>
          <w:rFonts w:cs="Calibri"/>
        </w:rPr>
      </w:pPr>
      <w:r>
        <w:rPr>
          <w:rFonts w:cs="Calibri"/>
        </w:rPr>
        <w:t xml:space="preserve">Unlike the first group, this group is maintained by </w:t>
      </w:r>
      <w:r>
        <w:rPr>
          <w:rFonts w:cs="Calibri" w:hint="eastAsia"/>
        </w:rPr>
        <w:t>the</w:t>
      </w:r>
      <w:r>
        <w:rPr>
          <w:rFonts w:cs="Calibri"/>
        </w:rPr>
        <w:t xml:space="preserve"> </w:t>
      </w:r>
      <w:r>
        <w:rPr>
          <w:rFonts w:cs="Calibri" w:hint="eastAsia"/>
        </w:rPr>
        <w:t>trading kernel</w:t>
      </w:r>
      <w:r>
        <w:rPr>
          <w:rFonts w:cs="Calibri"/>
        </w:rPr>
        <w:t xml:space="preserve">. </w:t>
      </w:r>
    </w:p>
    <w:p w:rsidR="00274F8B" w:rsidRDefault="00F9769E">
      <w:pPr>
        <w:spacing w:before="120"/>
        <w:rPr>
          <w:rFonts w:cs="Calibri"/>
          <w:b/>
        </w:rPr>
      </w:pPr>
      <w:r>
        <w:rPr>
          <w:rFonts w:cs="Calibri"/>
          <w:b/>
        </w:rPr>
        <w:t>ExchangeID + OrderSysID</w:t>
      </w:r>
    </w:p>
    <w:p w:rsidR="00274F8B" w:rsidRDefault="00F9769E">
      <w:pPr>
        <w:rPr>
          <w:rFonts w:cs="Calibri"/>
        </w:rPr>
      </w:pPr>
      <w:r>
        <w:rPr>
          <w:rFonts w:cs="Calibri"/>
        </w:rPr>
        <w:t>After receiving an order, the exchange will generate the OrderSysID for the order. And this group of sequence numbers will be returned to the client program via CTP. The client program can also use this group of sequence numbers to cancel an order.</w:t>
      </w:r>
    </w:p>
    <w:p w:rsidR="00274F8B" w:rsidRDefault="00F9769E">
      <w:r>
        <w:rPr>
          <w:rFonts w:cs="Calibri"/>
        </w:rPr>
        <w:t xml:space="preserve">This group of sequence numbers is maintained by exchanges. </w:t>
      </w:r>
    </w:p>
    <w:p w:rsidR="005771A5" w:rsidRPr="000D169F" w:rsidRDefault="005771A5" w:rsidP="005771A5">
      <w:pPr>
        <w:pStyle w:val="3"/>
        <w:numPr>
          <w:ilvl w:val="2"/>
          <w:numId w:val="2"/>
        </w:numPr>
        <w:rPr>
          <w:highlight w:val="yellow"/>
        </w:rPr>
      </w:pPr>
      <w:r w:rsidRPr="000D169F">
        <w:rPr>
          <w:rFonts w:hint="eastAsia"/>
          <w:highlight w:val="yellow"/>
        </w:rPr>
        <w:t xml:space="preserve">Order Type </w:t>
      </w:r>
      <w:r w:rsidRPr="000D169F">
        <w:rPr>
          <w:rFonts w:hint="eastAsia"/>
          <w:highlight w:val="yellow"/>
        </w:rPr>
        <w:tab/>
        <w:t>Combination</w:t>
      </w:r>
    </w:p>
    <w:p w:rsidR="005771A5" w:rsidRDefault="000D169F" w:rsidP="005771A5">
      <w:pPr>
        <w:spacing w:before="120"/>
        <w:rPr>
          <w:rFonts w:cs="Calibri"/>
        </w:rPr>
      </w:pPr>
      <w:r>
        <w:rPr>
          <w:rFonts w:cs="Calibri"/>
        </w:rPr>
        <w:t xml:space="preserve">The </w:t>
      </w:r>
      <w:r>
        <w:rPr>
          <w:rFonts w:cs="Calibri" w:hint="eastAsia"/>
        </w:rPr>
        <w:t xml:space="preserve">API supports </w:t>
      </w:r>
      <w:r w:rsidR="00346988">
        <w:rPr>
          <w:rFonts w:cs="Calibri" w:hint="eastAsia"/>
        </w:rPr>
        <w:t>all order instructions of the five exchanges</w:t>
      </w:r>
      <w:del w:id="907" w:author="陈学锋" w:date="2018-07-12T22:13:00Z">
        <w:r w:rsidR="00346988" w:rsidDel="007D49E6">
          <w:rPr>
            <w:rFonts w:cs="Calibri" w:hint="eastAsia"/>
          </w:rPr>
          <w:delText xml:space="preserve">, </w:delText>
        </w:r>
      </w:del>
      <w:ins w:id="908" w:author="陈学锋" w:date="2018-07-12T22:13:00Z">
        <w:r w:rsidR="007D49E6">
          <w:rPr>
            <w:rFonts w:cs="Calibri"/>
          </w:rPr>
          <w:t>.</w:t>
        </w:r>
        <w:r w:rsidR="007D49E6">
          <w:rPr>
            <w:rFonts w:cs="Calibri" w:hint="eastAsia"/>
          </w:rPr>
          <w:t xml:space="preserve"> </w:t>
        </w:r>
      </w:ins>
      <w:del w:id="909" w:author="陈学锋" w:date="2018-07-12T22:13:00Z">
        <w:r w:rsidR="00346988" w:rsidDel="007D49E6">
          <w:rPr>
            <w:rFonts w:cs="Calibri" w:hint="eastAsia"/>
          </w:rPr>
          <w:delText xml:space="preserve">various </w:delText>
        </w:r>
      </w:del>
      <w:ins w:id="910" w:author="陈学锋" w:date="2018-07-12T22:13:00Z">
        <w:r w:rsidR="007D49E6">
          <w:rPr>
            <w:rFonts w:cs="Calibri"/>
          </w:rPr>
          <w:t>V</w:t>
        </w:r>
        <w:r w:rsidR="007D49E6">
          <w:rPr>
            <w:rFonts w:cs="Calibri" w:hint="eastAsia"/>
          </w:rPr>
          <w:t xml:space="preserve">arious </w:t>
        </w:r>
      </w:ins>
      <w:r w:rsidR="00346988">
        <w:rPr>
          <w:rFonts w:cs="Calibri" w:hint="eastAsia"/>
        </w:rPr>
        <w:t>instructions take effect by various combinations.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1951"/>
        <w:gridCol w:w="1985"/>
        <w:gridCol w:w="2976"/>
        <w:gridCol w:w="1276"/>
        <w:gridCol w:w="1559"/>
      </w:tblGrid>
      <w:tr w:rsidR="00345CDB" w:rsidTr="00821783">
        <w:tc>
          <w:tcPr>
            <w:tcW w:w="3936" w:type="dxa"/>
            <w:gridSpan w:val="2"/>
            <w:tcBorders>
              <w:tl2br w:val="nil"/>
              <w:tr2bl w:val="nil"/>
            </w:tcBorders>
            <w:shd w:val="clear" w:color="auto" w:fill="9BBB59"/>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p>
        </w:tc>
        <w:tc>
          <w:tcPr>
            <w:tcW w:w="2976" w:type="dxa"/>
            <w:tcBorders>
              <w:tl2br w:val="nil"/>
              <w:tr2bl w:val="nil"/>
            </w:tcBorders>
            <w:shd w:val="clear" w:color="auto" w:fill="9BBB59"/>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 Order</w:t>
            </w:r>
          </w:p>
        </w:tc>
        <w:tc>
          <w:tcPr>
            <w:tcW w:w="1276" w:type="dxa"/>
            <w:tcBorders>
              <w:tl2br w:val="nil"/>
              <w:tr2bl w:val="nil"/>
            </w:tcBorders>
            <w:shd w:val="clear" w:color="auto" w:fill="9BBB59"/>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Market Order</w:t>
            </w:r>
          </w:p>
        </w:tc>
        <w:tc>
          <w:tcPr>
            <w:tcW w:w="1559" w:type="dxa"/>
            <w:tcBorders>
              <w:tl2br w:val="nil"/>
              <w:tr2bl w:val="nil"/>
            </w:tcBorders>
            <w:shd w:val="clear" w:color="auto" w:fill="9BBB59"/>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r>
              <w:rPr>
                <w:rFonts w:cs="Calibri" w:hint="eastAsia"/>
                <w:color w:val="000000"/>
              </w:rPr>
              <w:t>Conditional Order</w:t>
            </w:r>
          </w:p>
        </w:tc>
      </w:tr>
      <w:tr w:rsidR="00345CDB" w:rsidTr="00346988">
        <w:tc>
          <w:tcPr>
            <w:tcW w:w="1951"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OrderPriceType</w:t>
            </w:r>
          </w:p>
        </w:tc>
        <w:tc>
          <w:tcPr>
            <w:tcW w:w="1985"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Price Type</w:t>
            </w:r>
          </w:p>
        </w:tc>
        <w:tc>
          <w:tcPr>
            <w:tcW w:w="29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THOST_FTDC_OPT_LimitPrice</w:t>
            </w:r>
          </w:p>
        </w:tc>
        <w:tc>
          <w:tcPr>
            <w:tcW w:w="12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~AnyPrice</w:t>
            </w:r>
          </w:p>
        </w:tc>
        <w:tc>
          <w:tcPr>
            <w:tcW w:w="1559"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LimitPrice</w:t>
            </w:r>
          </w:p>
        </w:tc>
      </w:tr>
      <w:tr w:rsidR="00345CDB" w:rsidTr="00346988">
        <w:tc>
          <w:tcPr>
            <w:tcW w:w="1951" w:type="dxa"/>
            <w:tcBorders>
              <w:tl2br w:val="nil"/>
              <w:tr2bl w:val="nil"/>
            </w:tcBorders>
            <w:shd w:val="clear" w:color="auto" w:fill="FFFFFF"/>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LimitPrice</w:t>
            </w:r>
          </w:p>
        </w:tc>
        <w:tc>
          <w:tcPr>
            <w:tcW w:w="1985" w:type="dxa"/>
            <w:tcBorders>
              <w:tl2br w:val="nil"/>
              <w:tr2bl w:val="nil"/>
            </w:tcBorders>
            <w:shd w:val="clear" w:color="auto" w:fill="FFFFFF"/>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Price</w:t>
            </w:r>
          </w:p>
        </w:tc>
        <w:tc>
          <w:tcPr>
            <w:tcW w:w="2976" w:type="dxa"/>
            <w:tcBorders>
              <w:tl2br w:val="nil"/>
              <w:tr2bl w:val="nil"/>
            </w:tcBorders>
            <w:shd w:val="clear" w:color="auto" w:fill="FFFFFF"/>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DIYPrice</w:t>
            </w:r>
          </w:p>
        </w:tc>
        <w:tc>
          <w:tcPr>
            <w:tcW w:w="1276" w:type="dxa"/>
            <w:tcBorders>
              <w:tl2br w:val="nil"/>
              <w:tr2bl w:val="nil"/>
            </w:tcBorders>
            <w:shd w:val="clear" w:color="auto" w:fill="FFFFFF"/>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0</w:t>
            </w:r>
          </w:p>
        </w:tc>
        <w:tc>
          <w:tcPr>
            <w:tcW w:w="1559" w:type="dxa"/>
            <w:tcBorders>
              <w:tl2br w:val="nil"/>
              <w:tr2bl w:val="nil"/>
            </w:tcBorders>
            <w:shd w:val="clear" w:color="auto" w:fill="FFFFFF"/>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DIYPrice</w:t>
            </w:r>
          </w:p>
        </w:tc>
      </w:tr>
      <w:tr w:rsidR="00345CDB" w:rsidTr="00346988">
        <w:tc>
          <w:tcPr>
            <w:tcW w:w="1951"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w:t>
            </w:r>
            <w:r>
              <w:rPr>
                <w:rFonts w:cs="Calibri" w:hint="eastAsia"/>
                <w:color w:val="000000"/>
              </w:rPr>
              <w:t>imeCondition</w:t>
            </w:r>
          </w:p>
        </w:tc>
        <w:tc>
          <w:tcPr>
            <w:tcW w:w="1985"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Valid Date</w:t>
            </w:r>
          </w:p>
        </w:tc>
        <w:tc>
          <w:tcPr>
            <w:tcW w:w="29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T</w:t>
            </w:r>
            <w:r>
              <w:rPr>
                <w:rFonts w:cs="Calibri"/>
                <w:color w:val="000000"/>
              </w:rPr>
              <w:t>C_</w:t>
            </w:r>
            <w:r>
              <w:rPr>
                <w:rFonts w:cs="Calibri" w:hint="eastAsia"/>
                <w:color w:val="000000"/>
              </w:rPr>
              <w:t>GFD</w:t>
            </w:r>
          </w:p>
        </w:tc>
        <w:tc>
          <w:tcPr>
            <w:tcW w:w="12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IOC</w:t>
            </w:r>
          </w:p>
        </w:tc>
        <w:tc>
          <w:tcPr>
            <w:tcW w:w="1559"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GFD</w:t>
            </w:r>
          </w:p>
        </w:tc>
      </w:tr>
      <w:tr w:rsidR="00345CDB" w:rsidTr="00346988">
        <w:tc>
          <w:tcPr>
            <w:tcW w:w="1951"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VolumeCondition</w:t>
            </w:r>
          </w:p>
        </w:tc>
        <w:tc>
          <w:tcPr>
            <w:tcW w:w="1985" w:type="dxa"/>
            <w:tcBorders>
              <w:tl2br w:val="nil"/>
              <w:tr2bl w:val="nil"/>
            </w:tcBorders>
            <w:shd w:val="clear" w:color="auto" w:fill="EFF3EA"/>
          </w:tcPr>
          <w:p w:rsidR="00345CDB" w:rsidRDefault="00345CDB" w:rsidP="00346988">
            <w:pPr>
              <w:pStyle w:val="a0"/>
              <w:spacing w:before="156"/>
              <w:ind w:firstLineChars="0" w:firstLine="0"/>
              <w:rPr>
                <w:rFonts w:cs="Calibri"/>
                <w:color w:val="000000"/>
                <w:sz w:val="21"/>
              </w:rPr>
            </w:pPr>
            <w:r>
              <w:rPr>
                <w:rFonts w:cs="Calibri" w:hint="eastAsia"/>
                <w:color w:val="000000"/>
              </w:rPr>
              <w:t>Volume Type</w:t>
            </w:r>
          </w:p>
        </w:tc>
        <w:tc>
          <w:tcPr>
            <w:tcW w:w="29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V</w:t>
            </w:r>
            <w:r>
              <w:rPr>
                <w:rFonts w:cs="Calibri"/>
                <w:color w:val="000000"/>
              </w:rPr>
              <w:t>C_</w:t>
            </w:r>
            <w:r>
              <w:rPr>
                <w:rFonts w:cs="Calibri" w:hint="eastAsia"/>
                <w:color w:val="000000"/>
              </w:rPr>
              <w:t>AV</w:t>
            </w:r>
          </w:p>
        </w:tc>
        <w:tc>
          <w:tcPr>
            <w:tcW w:w="12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AV</w:t>
            </w:r>
          </w:p>
        </w:tc>
        <w:tc>
          <w:tcPr>
            <w:tcW w:w="1559"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AV</w:t>
            </w:r>
          </w:p>
        </w:tc>
      </w:tr>
      <w:tr w:rsidR="00345CDB" w:rsidTr="00346988">
        <w:tc>
          <w:tcPr>
            <w:tcW w:w="1951"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ContingentCondition</w:t>
            </w:r>
          </w:p>
        </w:tc>
        <w:tc>
          <w:tcPr>
            <w:tcW w:w="1985" w:type="dxa"/>
            <w:tcBorders>
              <w:tl2br w:val="nil"/>
              <w:tr2bl w:val="nil"/>
            </w:tcBorders>
            <w:shd w:val="clear" w:color="auto" w:fill="EFF3EA"/>
          </w:tcPr>
          <w:p w:rsidR="00345CDB" w:rsidRDefault="00345CDB" w:rsidP="00346988">
            <w:pPr>
              <w:pStyle w:val="a0"/>
              <w:spacing w:before="156"/>
              <w:ind w:firstLineChars="0" w:firstLine="0"/>
              <w:rPr>
                <w:rFonts w:cs="Calibri"/>
                <w:color w:val="000000"/>
                <w:sz w:val="21"/>
              </w:rPr>
            </w:pPr>
            <w:r>
              <w:rPr>
                <w:rFonts w:cs="Calibri" w:hint="eastAsia"/>
                <w:color w:val="000000"/>
              </w:rPr>
              <w:t>Contingent Condition</w:t>
            </w:r>
          </w:p>
        </w:tc>
        <w:tc>
          <w:tcPr>
            <w:tcW w:w="29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CC</w:t>
            </w:r>
            <w:r>
              <w:rPr>
                <w:rFonts w:cs="Calibri"/>
                <w:color w:val="000000"/>
              </w:rPr>
              <w:t>_</w:t>
            </w:r>
            <w:r>
              <w:rPr>
                <w:rFonts w:cs="Calibri" w:hint="eastAsia"/>
                <w:color w:val="000000"/>
              </w:rPr>
              <w:t>Immediately</w:t>
            </w:r>
          </w:p>
        </w:tc>
        <w:tc>
          <w:tcPr>
            <w:tcW w:w="12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Immediately</w:t>
            </w:r>
          </w:p>
        </w:tc>
        <w:tc>
          <w:tcPr>
            <w:tcW w:w="1559" w:type="dxa"/>
            <w:tcBorders>
              <w:tl2br w:val="nil"/>
              <w:tr2bl w:val="nil"/>
            </w:tcBorders>
            <w:shd w:val="clear" w:color="auto" w:fill="EFF3EA"/>
          </w:tcPr>
          <w:p w:rsidR="00345CDB" w:rsidRDefault="00345CDB" w:rsidP="00346988">
            <w:pPr>
              <w:pStyle w:val="a0"/>
              <w:spacing w:before="156"/>
              <w:ind w:firstLineChars="0" w:firstLine="0"/>
              <w:rPr>
                <w:rFonts w:cs="Calibri"/>
                <w:color w:val="000000"/>
                <w:sz w:val="21"/>
              </w:rPr>
            </w:pPr>
            <w:r>
              <w:rPr>
                <w:rFonts w:cs="Calibri" w:hint="eastAsia"/>
                <w:color w:val="000000"/>
              </w:rPr>
              <w:t>Assign Contingent Condition</w:t>
            </w:r>
          </w:p>
        </w:tc>
      </w:tr>
      <w:tr w:rsidR="00345CDB" w:rsidTr="00821783">
        <w:tc>
          <w:tcPr>
            <w:tcW w:w="3936" w:type="dxa"/>
            <w:gridSpan w:val="2"/>
            <w:tcBorders>
              <w:tl2br w:val="nil"/>
              <w:tr2bl w:val="nil"/>
            </w:tcBorders>
            <w:shd w:val="clear" w:color="auto" w:fill="EFF3EA"/>
          </w:tcPr>
          <w:p w:rsidR="00345CDB" w:rsidRDefault="00345CDB" w:rsidP="00346988">
            <w:pPr>
              <w:pStyle w:val="a0"/>
              <w:spacing w:before="156"/>
              <w:ind w:firstLineChars="0" w:firstLine="0"/>
              <w:rPr>
                <w:rFonts w:cs="Calibri"/>
                <w:color w:val="000000"/>
                <w:sz w:val="21"/>
              </w:rPr>
            </w:pPr>
            <w:r>
              <w:rPr>
                <w:rFonts w:cs="Calibri"/>
                <w:color w:val="000000"/>
                <w:sz w:val="21"/>
              </w:rPr>
              <w:t>A</w:t>
            </w:r>
            <w:r>
              <w:rPr>
                <w:rFonts w:cs="Calibri" w:hint="eastAsia"/>
                <w:color w:val="000000"/>
                <w:sz w:val="21"/>
              </w:rPr>
              <w:t xml:space="preserve">dditional conditions </w:t>
            </w:r>
          </w:p>
        </w:tc>
        <w:tc>
          <w:tcPr>
            <w:tcW w:w="29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p>
        </w:tc>
        <w:tc>
          <w:tcPr>
            <w:tcW w:w="1276"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p>
        </w:tc>
        <w:tc>
          <w:tcPr>
            <w:tcW w:w="1559" w:type="dxa"/>
            <w:tcBorders>
              <w:tl2br w:val="nil"/>
              <w:tr2bl w:val="nil"/>
            </w:tcBorders>
            <w:shd w:val="clear" w:color="auto" w:fill="EFF3EA"/>
          </w:tcPr>
          <w:p w:rsidR="00345CDB" w:rsidRDefault="00345CD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StopPrice</w:t>
            </w:r>
          </w:p>
        </w:tc>
      </w:tr>
    </w:tbl>
    <w:p w:rsidR="00346988" w:rsidRPr="00346988" w:rsidRDefault="00346988" w:rsidP="00346988">
      <w:pPr>
        <w:pStyle w:val="a0"/>
        <w:spacing w:before="156"/>
        <w:ind w:firstLineChars="0" w:firstLine="0"/>
      </w:pP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1951"/>
        <w:gridCol w:w="1985"/>
        <w:gridCol w:w="2976"/>
        <w:gridCol w:w="1276"/>
        <w:gridCol w:w="1559"/>
      </w:tblGrid>
      <w:tr w:rsidR="009D28D0" w:rsidTr="00821783">
        <w:tc>
          <w:tcPr>
            <w:tcW w:w="3936" w:type="dxa"/>
            <w:gridSpan w:val="2"/>
            <w:tcBorders>
              <w:tl2br w:val="nil"/>
              <w:tr2bl w:val="nil"/>
            </w:tcBorders>
            <w:shd w:val="clear" w:color="auto" w:fill="9BBB59"/>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p>
        </w:tc>
        <w:tc>
          <w:tcPr>
            <w:tcW w:w="2976" w:type="dxa"/>
            <w:tcBorders>
              <w:tl2br w:val="nil"/>
              <w:tr2bl w:val="nil"/>
            </w:tcBorders>
            <w:shd w:val="clear" w:color="auto" w:fill="9BBB59"/>
          </w:tcPr>
          <w:p w:rsidR="009D28D0" w:rsidRDefault="00054451"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FAK</w:t>
            </w:r>
          </w:p>
        </w:tc>
        <w:tc>
          <w:tcPr>
            <w:tcW w:w="1276" w:type="dxa"/>
            <w:tcBorders>
              <w:tl2br w:val="nil"/>
              <w:tr2bl w:val="nil"/>
            </w:tcBorders>
            <w:shd w:val="clear" w:color="auto" w:fill="9BBB59"/>
          </w:tcPr>
          <w:p w:rsidR="009D28D0" w:rsidRDefault="00054451"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FOK</w:t>
            </w:r>
          </w:p>
        </w:tc>
        <w:tc>
          <w:tcPr>
            <w:tcW w:w="1559" w:type="dxa"/>
            <w:tcBorders>
              <w:tl2br w:val="nil"/>
              <w:tr2bl w:val="nil"/>
            </w:tcBorders>
            <w:shd w:val="clear" w:color="auto" w:fill="9BBB59"/>
          </w:tcPr>
          <w:p w:rsidR="009D28D0" w:rsidRDefault="00CD0D03"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FFFFFF"/>
              </w:rPr>
            </w:pPr>
            <w:r>
              <w:rPr>
                <w:rFonts w:cs="Calibri" w:hint="eastAsia"/>
                <w:color w:val="000000"/>
              </w:rPr>
              <w:t>Stop-DCE</w:t>
            </w:r>
          </w:p>
        </w:tc>
      </w:tr>
      <w:tr w:rsidR="009D28D0" w:rsidTr="00821783">
        <w:tc>
          <w:tcPr>
            <w:tcW w:w="1951"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OrderPriceType</w:t>
            </w:r>
          </w:p>
        </w:tc>
        <w:tc>
          <w:tcPr>
            <w:tcW w:w="1985"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Price Type</w:t>
            </w:r>
          </w:p>
        </w:tc>
        <w:tc>
          <w:tcPr>
            <w:tcW w:w="29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THOST_FTDC_OPT_LimitPrice</w:t>
            </w:r>
          </w:p>
        </w:tc>
        <w:tc>
          <w:tcPr>
            <w:tcW w:w="1276" w:type="dxa"/>
            <w:tcBorders>
              <w:tl2br w:val="nil"/>
              <w:tr2bl w:val="nil"/>
            </w:tcBorders>
            <w:shd w:val="clear" w:color="auto" w:fill="EFF3EA"/>
          </w:tcPr>
          <w:p w:rsidR="009D28D0" w:rsidRDefault="007415F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w:t>
            </w:r>
            <w:r w:rsidR="009D28D0">
              <w:rPr>
                <w:rFonts w:cs="Calibri" w:hint="eastAsia"/>
                <w:color w:val="000000"/>
              </w:rPr>
              <w:t>Price</w:t>
            </w:r>
          </w:p>
        </w:tc>
        <w:tc>
          <w:tcPr>
            <w:tcW w:w="1559"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LimitPrice</w:t>
            </w:r>
          </w:p>
        </w:tc>
      </w:tr>
      <w:tr w:rsidR="009D28D0" w:rsidTr="00821783">
        <w:tc>
          <w:tcPr>
            <w:tcW w:w="1951" w:type="dxa"/>
            <w:tcBorders>
              <w:tl2br w:val="nil"/>
              <w:tr2bl w:val="nil"/>
            </w:tcBorders>
            <w:shd w:val="clear" w:color="auto" w:fill="FFFFFF"/>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LimitPrice</w:t>
            </w:r>
          </w:p>
        </w:tc>
        <w:tc>
          <w:tcPr>
            <w:tcW w:w="1985" w:type="dxa"/>
            <w:tcBorders>
              <w:tl2br w:val="nil"/>
              <w:tr2bl w:val="nil"/>
            </w:tcBorders>
            <w:shd w:val="clear" w:color="auto" w:fill="FFFFFF"/>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Price</w:t>
            </w:r>
          </w:p>
        </w:tc>
        <w:tc>
          <w:tcPr>
            <w:tcW w:w="2976" w:type="dxa"/>
            <w:tcBorders>
              <w:tl2br w:val="nil"/>
              <w:tr2bl w:val="nil"/>
            </w:tcBorders>
            <w:shd w:val="clear" w:color="auto" w:fill="FFFFFF"/>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DIYPrice</w:t>
            </w:r>
          </w:p>
        </w:tc>
        <w:tc>
          <w:tcPr>
            <w:tcW w:w="1276" w:type="dxa"/>
            <w:tcBorders>
              <w:tl2br w:val="nil"/>
              <w:tr2bl w:val="nil"/>
            </w:tcBorders>
            <w:shd w:val="clear" w:color="auto" w:fill="FFFFFF"/>
          </w:tcPr>
          <w:p w:rsidR="009D28D0" w:rsidRDefault="007415F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DIYPrice</w:t>
            </w:r>
          </w:p>
        </w:tc>
        <w:tc>
          <w:tcPr>
            <w:tcW w:w="1559" w:type="dxa"/>
            <w:tcBorders>
              <w:tl2br w:val="nil"/>
              <w:tr2bl w:val="nil"/>
            </w:tcBorders>
            <w:shd w:val="clear" w:color="auto" w:fill="FFFFFF"/>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DIYPrice</w:t>
            </w:r>
          </w:p>
        </w:tc>
      </w:tr>
      <w:tr w:rsidR="009D28D0" w:rsidTr="00821783">
        <w:tc>
          <w:tcPr>
            <w:tcW w:w="1951"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w:t>
            </w:r>
            <w:r>
              <w:rPr>
                <w:rFonts w:cs="Calibri" w:hint="eastAsia"/>
                <w:color w:val="000000"/>
              </w:rPr>
              <w:t>imeCondition</w:t>
            </w:r>
          </w:p>
        </w:tc>
        <w:tc>
          <w:tcPr>
            <w:tcW w:w="1985"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Valid Date</w:t>
            </w:r>
          </w:p>
        </w:tc>
        <w:tc>
          <w:tcPr>
            <w:tcW w:w="29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T</w:t>
            </w:r>
            <w:r>
              <w:rPr>
                <w:rFonts w:cs="Calibri"/>
                <w:color w:val="000000"/>
              </w:rPr>
              <w:t>C_</w:t>
            </w:r>
            <w:r w:rsidR="007415FB">
              <w:rPr>
                <w:rFonts w:cs="Calibri" w:hint="eastAsia"/>
                <w:color w:val="000000"/>
              </w:rPr>
              <w:t>IOC</w:t>
            </w:r>
          </w:p>
        </w:tc>
        <w:tc>
          <w:tcPr>
            <w:tcW w:w="12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IOC</w:t>
            </w:r>
          </w:p>
        </w:tc>
        <w:tc>
          <w:tcPr>
            <w:tcW w:w="1559"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GFD</w:t>
            </w:r>
          </w:p>
        </w:tc>
      </w:tr>
      <w:tr w:rsidR="009D28D0" w:rsidTr="00821783">
        <w:tc>
          <w:tcPr>
            <w:tcW w:w="1951"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VolumeCondition</w:t>
            </w:r>
          </w:p>
        </w:tc>
        <w:tc>
          <w:tcPr>
            <w:tcW w:w="1985" w:type="dxa"/>
            <w:tcBorders>
              <w:tl2br w:val="nil"/>
              <w:tr2bl w:val="nil"/>
            </w:tcBorders>
            <w:shd w:val="clear" w:color="auto" w:fill="EFF3EA"/>
          </w:tcPr>
          <w:p w:rsidR="009D28D0" w:rsidRDefault="009D28D0" w:rsidP="009D28D0">
            <w:pPr>
              <w:pStyle w:val="a0"/>
              <w:spacing w:before="156"/>
              <w:ind w:firstLineChars="0" w:firstLine="0"/>
              <w:rPr>
                <w:rFonts w:cs="Calibri"/>
                <w:color w:val="000000"/>
                <w:sz w:val="21"/>
              </w:rPr>
            </w:pPr>
            <w:r>
              <w:rPr>
                <w:rFonts w:cs="Calibri" w:hint="eastAsia"/>
                <w:color w:val="000000"/>
              </w:rPr>
              <w:t>Volume Type</w:t>
            </w:r>
          </w:p>
        </w:tc>
        <w:tc>
          <w:tcPr>
            <w:tcW w:w="29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V</w:t>
            </w:r>
            <w:r>
              <w:rPr>
                <w:rFonts w:cs="Calibri"/>
                <w:color w:val="000000"/>
              </w:rPr>
              <w:t>C_</w:t>
            </w:r>
            <w:r>
              <w:rPr>
                <w:rFonts w:cs="Calibri" w:hint="eastAsia"/>
                <w:color w:val="000000"/>
              </w:rPr>
              <w:t>AV</w:t>
            </w:r>
            <w:r w:rsidR="007415FB">
              <w:rPr>
                <w:rFonts w:cs="Calibri" w:hint="eastAsia"/>
                <w:color w:val="000000"/>
              </w:rPr>
              <w:t>/MV</w:t>
            </w:r>
          </w:p>
        </w:tc>
        <w:tc>
          <w:tcPr>
            <w:tcW w:w="1276" w:type="dxa"/>
            <w:tcBorders>
              <w:tl2br w:val="nil"/>
              <w:tr2bl w:val="nil"/>
            </w:tcBorders>
            <w:shd w:val="clear" w:color="auto" w:fill="EFF3EA"/>
          </w:tcPr>
          <w:p w:rsidR="009D28D0" w:rsidRDefault="007415F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C</w:t>
            </w:r>
            <w:r w:rsidR="009D28D0">
              <w:rPr>
                <w:rFonts w:cs="Calibri" w:hint="eastAsia"/>
                <w:color w:val="000000"/>
              </w:rPr>
              <w:t>V</w:t>
            </w:r>
          </w:p>
        </w:tc>
        <w:tc>
          <w:tcPr>
            <w:tcW w:w="1559"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AV</w:t>
            </w:r>
          </w:p>
        </w:tc>
      </w:tr>
      <w:tr w:rsidR="009D28D0" w:rsidTr="00821783">
        <w:tc>
          <w:tcPr>
            <w:tcW w:w="1951"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ContingentCondition</w:t>
            </w:r>
          </w:p>
        </w:tc>
        <w:tc>
          <w:tcPr>
            <w:tcW w:w="1985" w:type="dxa"/>
            <w:tcBorders>
              <w:tl2br w:val="nil"/>
              <w:tr2bl w:val="nil"/>
            </w:tcBorders>
            <w:shd w:val="clear" w:color="auto" w:fill="EFF3EA"/>
          </w:tcPr>
          <w:p w:rsidR="009D28D0" w:rsidRDefault="009D28D0" w:rsidP="009D28D0">
            <w:pPr>
              <w:pStyle w:val="a0"/>
              <w:spacing w:before="156"/>
              <w:ind w:firstLineChars="0" w:firstLine="0"/>
              <w:rPr>
                <w:rFonts w:cs="Calibri"/>
                <w:color w:val="000000"/>
                <w:sz w:val="21"/>
              </w:rPr>
            </w:pPr>
            <w:r>
              <w:rPr>
                <w:rFonts w:cs="Calibri" w:hint="eastAsia"/>
                <w:color w:val="000000"/>
              </w:rPr>
              <w:t>Contingent Condition</w:t>
            </w:r>
          </w:p>
        </w:tc>
        <w:tc>
          <w:tcPr>
            <w:tcW w:w="29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color w:val="000000"/>
              </w:rPr>
              <w:t>THOST_FTDC_</w:t>
            </w:r>
            <w:r>
              <w:rPr>
                <w:rFonts w:cs="Calibri" w:hint="eastAsia"/>
                <w:color w:val="000000"/>
              </w:rPr>
              <w:t>CC</w:t>
            </w:r>
            <w:r>
              <w:rPr>
                <w:rFonts w:cs="Calibri"/>
                <w:color w:val="000000"/>
              </w:rPr>
              <w:t>_</w:t>
            </w:r>
            <w:r>
              <w:rPr>
                <w:rFonts w:cs="Calibri" w:hint="eastAsia"/>
                <w:color w:val="000000"/>
              </w:rPr>
              <w:t>Immediately</w:t>
            </w:r>
          </w:p>
        </w:tc>
        <w:tc>
          <w:tcPr>
            <w:tcW w:w="12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Immediately</w:t>
            </w:r>
          </w:p>
        </w:tc>
        <w:tc>
          <w:tcPr>
            <w:tcW w:w="1559" w:type="dxa"/>
            <w:tcBorders>
              <w:tl2br w:val="nil"/>
              <w:tr2bl w:val="nil"/>
            </w:tcBorders>
            <w:shd w:val="clear" w:color="auto" w:fill="EFF3EA"/>
          </w:tcPr>
          <w:p w:rsidR="009D28D0" w:rsidRDefault="007415FB" w:rsidP="009D28D0">
            <w:pPr>
              <w:pStyle w:val="a0"/>
              <w:spacing w:before="156"/>
              <w:ind w:firstLineChars="0" w:firstLine="0"/>
              <w:rPr>
                <w:rFonts w:cs="Calibri"/>
                <w:color w:val="000000"/>
                <w:sz w:val="21"/>
              </w:rPr>
            </w:pPr>
            <w:r>
              <w:rPr>
                <w:rFonts w:cs="Calibri" w:hint="eastAsia"/>
                <w:color w:val="000000"/>
              </w:rPr>
              <w:t>Touch/TouchProfit</w:t>
            </w:r>
          </w:p>
        </w:tc>
      </w:tr>
      <w:tr w:rsidR="009D28D0" w:rsidTr="00821783">
        <w:tc>
          <w:tcPr>
            <w:tcW w:w="3936" w:type="dxa"/>
            <w:gridSpan w:val="2"/>
            <w:tcBorders>
              <w:tl2br w:val="nil"/>
              <w:tr2bl w:val="nil"/>
            </w:tcBorders>
            <w:shd w:val="clear" w:color="auto" w:fill="EFF3EA"/>
          </w:tcPr>
          <w:p w:rsidR="009D28D0" w:rsidRDefault="009D28D0" w:rsidP="009D28D0">
            <w:pPr>
              <w:pStyle w:val="a0"/>
              <w:spacing w:before="156"/>
              <w:ind w:firstLineChars="0" w:firstLine="0"/>
              <w:rPr>
                <w:rFonts w:cs="Calibri"/>
                <w:color w:val="000000"/>
                <w:sz w:val="21"/>
              </w:rPr>
            </w:pPr>
            <w:r>
              <w:rPr>
                <w:rFonts w:cs="Calibri"/>
                <w:color w:val="000000"/>
                <w:sz w:val="21"/>
              </w:rPr>
              <w:t>A</w:t>
            </w:r>
            <w:r>
              <w:rPr>
                <w:rFonts w:cs="Calibri" w:hint="eastAsia"/>
                <w:color w:val="000000"/>
                <w:sz w:val="21"/>
              </w:rPr>
              <w:t xml:space="preserve">dditional conditions </w:t>
            </w:r>
          </w:p>
        </w:tc>
        <w:tc>
          <w:tcPr>
            <w:tcW w:w="2976" w:type="dxa"/>
            <w:tcBorders>
              <w:tl2br w:val="nil"/>
              <w:tr2bl w:val="nil"/>
            </w:tcBorders>
            <w:shd w:val="clear" w:color="auto" w:fill="EFF3EA"/>
          </w:tcPr>
          <w:p w:rsidR="009D28D0" w:rsidRDefault="007415FB"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MinVolume</w:t>
            </w:r>
          </w:p>
        </w:tc>
        <w:tc>
          <w:tcPr>
            <w:tcW w:w="1276"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p>
        </w:tc>
        <w:tc>
          <w:tcPr>
            <w:tcW w:w="1559" w:type="dxa"/>
            <w:tcBorders>
              <w:tl2br w:val="nil"/>
              <w:tr2bl w:val="nil"/>
            </w:tcBorders>
            <w:shd w:val="clear" w:color="auto" w:fill="EFF3EA"/>
          </w:tcPr>
          <w:p w:rsidR="009D28D0" w:rsidRDefault="009D28D0" w:rsidP="00821783">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cs="Calibri"/>
                <w:color w:val="000000"/>
              </w:rPr>
            </w:pPr>
            <w:r>
              <w:rPr>
                <w:rFonts w:cs="Calibri" w:hint="eastAsia"/>
                <w:color w:val="000000"/>
              </w:rPr>
              <w:t>StopPrice</w:t>
            </w:r>
          </w:p>
        </w:tc>
      </w:tr>
    </w:tbl>
    <w:p w:rsidR="00CC4D36" w:rsidRDefault="00CC4D36" w:rsidP="005771A5">
      <w:pPr>
        <w:rPr>
          <w:rFonts w:cs="Calibri"/>
        </w:rPr>
      </w:pPr>
    </w:p>
    <w:p w:rsidR="005771A5" w:rsidRDefault="00CC4D36" w:rsidP="005771A5">
      <w:pPr>
        <w:rPr>
          <w:rFonts w:cs="Calibri"/>
        </w:rPr>
      </w:pPr>
      <w:r>
        <w:rPr>
          <w:rFonts w:cs="Calibri"/>
        </w:rPr>
        <w:t xml:space="preserve">The </w:t>
      </w:r>
      <w:r>
        <w:rPr>
          <w:rFonts w:cs="Calibri" w:hint="eastAsia"/>
        </w:rPr>
        <w:t xml:space="preserve">CFFEX </w:t>
      </w:r>
      <w:r w:rsidR="00AD661F">
        <w:rPr>
          <w:rFonts w:cs="Calibri" w:hint="eastAsia"/>
        </w:rPr>
        <w:t>five-range instructions</w:t>
      </w:r>
      <w:r w:rsidR="00AD661F">
        <w:rPr>
          <w:rFonts w:cs="Calibri"/>
        </w:rPr>
        <w:t>’</w:t>
      </w:r>
      <w:r w:rsidR="00AD661F">
        <w:rPr>
          <w:rFonts w:cs="Calibri" w:hint="eastAsia"/>
        </w:rPr>
        <w:t xml:space="preserve"> combination rule</w:t>
      </w:r>
      <w:r w:rsidR="00AD661F">
        <w:rPr>
          <w:rFonts w:cs="Calibri" w:hint="eastAsia"/>
        </w:rPr>
        <w:t>：</w:t>
      </w:r>
    </w:p>
    <w:p w:rsidR="00AD661F" w:rsidRDefault="00AD661F" w:rsidP="00AD661F">
      <w:pPr>
        <w:pStyle w:val="a0"/>
        <w:spacing w:before="156"/>
        <w:ind w:firstLineChars="0" w:firstLine="0"/>
        <w:rPr>
          <w:rFonts w:cs="Calibri"/>
        </w:rPr>
      </w:pPr>
      <w:r>
        <w:rPr>
          <w:rFonts w:cs="Calibri" w:hint="eastAsia"/>
        </w:rPr>
        <w:t>CFFEX-AnyPrice to</w:t>
      </w:r>
      <w:bookmarkStart w:id="911" w:name="OLE_LINK144"/>
      <w:bookmarkStart w:id="912" w:name="OLE_LINK145"/>
      <w:r>
        <w:rPr>
          <w:rFonts w:cs="Calibri" w:hint="eastAsia"/>
        </w:rPr>
        <w:t xml:space="preserve"> LimitPrice</w:t>
      </w:r>
      <w:bookmarkEnd w:id="911"/>
      <w:bookmarkEnd w:id="912"/>
    </w:p>
    <w:p w:rsidR="00AD661F" w:rsidRPr="00B204D4" w:rsidRDefault="00AD661F" w:rsidP="00AD661F">
      <w:pPr>
        <w:pStyle w:val="a0"/>
        <w:numPr>
          <w:ilvl w:val="0"/>
          <w:numId w:val="15"/>
        </w:numPr>
        <w:spacing w:before="156"/>
        <w:ind w:firstLineChars="0"/>
      </w:pPr>
      <w:r>
        <w:rPr>
          <w:rFonts w:cs="Calibri" w:hint="eastAsia"/>
        </w:rPr>
        <w:t xml:space="preserve"> </w:t>
      </w:r>
      <w:r w:rsidR="00B204D4">
        <w:rPr>
          <w:rFonts w:cs="Calibri"/>
          <w:color w:val="000000"/>
        </w:rPr>
        <w:t>THOST_FTDC_OPT_</w:t>
      </w:r>
      <w:r w:rsidR="00B204D4">
        <w:rPr>
          <w:rFonts w:cs="Calibri" w:hint="eastAsia"/>
          <w:color w:val="000000"/>
        </w:rPr>
        <w:t>Any</w:t>
      </w:r>
      <w:r>
        <w:rPr>
          <w:rFonts w:cs="Calibri"/>
          <w:color w:val="000000"/>
        </w:rPr>
        <w:t>Price</w:t>
      </w:r>
    </w:p>
    <w:p w:rsidR="00B204D4" w:rsidRPr="00B204D4" w:rsidRDefault="00B204D4" w:rsidP="00B204D4">
      <w:pPr>
        <w:pStyle w:val="a0"/>
        <w:numPr>
          <w:ilvl w:val="0"/>
          <w:numId w:val="15"/>
        </w:numPr>
        <w:spacing w:before="156"/>
        <w:ind w:firstLineChars="0"/>
      </w:pPr>
      <w:r>
        <w:rPr>
          <w:rFonts w:cs="Calibri" w:hint="eastAsia"/>
          <w:color w:val="000000"/>
        </w:rPr>
        <w:t xml:space="preserve"> </w:t>
      </w:r>
      <w:r w:rsidR="00405F38">
        <w:rPr>
          <w:rFonts w:cs="Calibri"/>
          <w:color w:val="000000"/>
        </w:rPr>
        <w:t>THOST_FTDC_</w:t>
      </w:r>
      <w:r w:rsidR="00405F38">
        <w:rPr>
          <w:rFonts w:cs="Calibri" w:hint="eastAsia"/>
          <w:color w:val="000000"/>
        </w:rPr>
        <w:t>TC</w:t>
      </w:r>
      <w:r>
        <w:rPr>
          <w:rFonts w:cs="Calibri"/>
          <w:color w:val="000000"/>
        </w:rPr>
        <w:t>_</w:t>
      </w:r>
      <w:r w:rsidR="00405F38">
        <w:rPr>
          <w:rFonts w:cs="Calibri" w:hint="eastAsia"/>
          <w:color w:val="000000"/>
        </w:rPr>
        <w:t>GFD</w:t>
      </w:r>
    </w:p>
    <w:p w:rsidR="00B204D4" w:rsidRPr="00405F38" w:rsidRDefault="00405F38" w:rsidP="00AD661F">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VC</w:t>
      </w:r>
      <w:r>
        <w:rPr>
          <w:rFonts w:cs="Calibri"/>
          <w:color w:val="000000"/>
        </w:rPr>
        <w:t>_</w:t>
      </w:r>
      <w:r>
        <w:rPr>
          <w:rFonts w:cs="Calibri" w:hint="eastAsia"/>
          <w:color w:val="000000"/>
        </w:rPr>
        <w:t>AV</w:t>
      </w:r>
    </w:p>
    <w:p w:rsidR="00405F38" w:rsidRDefault="00405F38" w:rsidP="00405F38">
      <w:pPr>
        <w:pStyle w:val="a0"/>
        <w:spacing w:before="156"/>
        <w:ind w:firstLineChars="0" w:firstLine="0"/>
        <w:rPr>
          <w:rFonts w:cs="Calibri"/>
        </w:rPr>
      </w:pPr>
      <w:r>
        <w:rPr>
          <w:rFonts w:cs="Calibri" w:hint="eastAsia"/>
        </w:rPr>
        <w:t>CFFEX- five-range</w:t>
      </w:r>
      <w:r w:rsidR="00287CEA">
        <w:rPr>
          <w:rFonts w:cs="Calibri" w:hint="eastAsia"/>
        </w:rPr>
        <w:t xml:space="preserve"> market Price</w:t>
      </w:r>
    </w:p>
    <w:p w:rsidR="00405F38" w:rsidRPr="00B204D4" w:rsidRDefault="00405F38" w:rsidP="00405F38">
      <w:pPr>
        <w:pStyle w:val="a0"/>
        <w:numPr>
          <w:ilvl w:val="0"/>
          <w:numId w:val="15"/>
        </w:numPr>
        <w:spacing w:before="156"/>
        <w:ind w:firstLineChars="0"/>
      </w:pPr>
      <w:r>
        <w:rPr>
          <w:rFonts w:cs="Calibri" w:hint="eastAsia"/>
        </w:rPr>
        <w:t xml:space="preserve"> </w:t>
      </w:r>
      <w:r>
        <w:rPr>
          <w:rFonts w:cs="Calibri"/>
          <w:color w:val="000000"/>
        </w:rPr>
        <w:t>THOST_FTDC_OPT_</w:t>
      </w:r>
      <w:r w:rsidR="00287CEA">
        <w:rPr>
          <w:rFonts w:cs="Calibri" w:hint="eastAsia"/>
          <w:color w:val="000000"/>
        </w:rPr>
        <w:t>FiveLevelPrice</w:t>
      </w:r>
    </w:p>
    <w:p w:rsidR="00405F38" w:rsidRPr="00B204D4" w:rsidRDefault="00405F38" w:rsidP="00405F38">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TC</w:t>
      </w:r>
      <w:r>
        <w:rPr>
          <w:rFonts w:cs="Calibri"/>
          <w:color w:val="000000"/>
        </w:rPr>
        <w:t>_</w:t>
      </w:r>
      <w:r w:rsidR="00287CEA">
        <w:rPr>
          <w:rFonts w:cs="Calibri" w:hint="eastAsia"/>
          <w:color w:val="000000"/>
        </w:rPr>
        <w:t>IOC</w:t>
      </w:r>
    </w:p>
    <w:p w:rsidR="00405F38" w:rsidRPr="00287CEA" w:rsidRDefault="00405F38" w:rsidP="00405F38">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VC</w:t>
      </w:r>
      <w:r>
        <w:rPr>
          <w:rFonts w:cs="Calibri"/>
          <w:color w:val="000000"/>
        </w:rPr>
        <w:t>_</w:t>
      </w:r>
      <w:r>
        <w:rPr>
          <w:rFonts w:cs="Calibri" w:hint="eastAsia"/>
          <w:color w:val="000000"/>
        </w:rPr>
        <w:t>AV</w:t>
      </w:r>
    </w:p>
    <w:p w:rsidR="0022286A" w:rsidRDefault="0022286A" w:rsidP="0022286A">
      <w:pPr>
        <w:pStyle w:val="a0"/>
        <w:spacing w:before="156"/>
        <w:ind w:firstLineChars="0" w:firstLine="0"/>
        <w:rPr>
          <w:rFonts w:cs="Calibri"/>
        </w:rPr>
      </w:pPr>
      <w:r>
        <w:rPr>
          <w:rFonts w:cs="Calibri" w:hint="eastAsia"/>
        </w:rPr>
        <w:t xml:space="preserve">CFFEX- five-range market Price to </w:t>
      </w:r>
      <w:bookmarkStart w:id="913" w:name="OLE_LINK146"/>
      <w:bookmarkStart w:id="914" w:name="OLE_LINK147"/>
      <w:r>
        <w:rPr>
          <w:rFonts w:cs="Calibri" w:hint="eastAsia"/>
        </w:rPr>
        <w:t>LimitPrice</w:t>
      </w:r>
      <w:bookmarkEnd w:id="913"/>
      <w:bookmarkEnd w:id="914"/>
    </w:p>
    <w:p w:rsidR="0022286A" w:rsidRPr="00B204D4" w:rsidRDefault="0022286A" w:rsidP="0022286A">
      <w:pPr>
        <w:pStyle w:val="a0"/>
        <w:numPr>
          <w:ilvl w:val="0"/>
          <w:numId w:val="15"/>
        </w:numPr>
        <w:spacing w:before="156"/>
        <w:ind w:firstLineChars="0"/>
      </w:pPr>
      <w:r>
        <w:rPr>
          <w:rFonts w:cs="Calibri" w:hint="eastAsia"/>
        </w:rPr>
        <w:t xml:space="preserve"> </w:t>
      </w:r>
      <w:r>
        <w:rPr>
          <w:rFonts w:cs="Calibri"/>
          <w:color w:val="000000"/>
        </w:rPr>
        <w:t>THOST_FTDC_OPT_</w:t>
      </w:r>
      <w:r>
        <w:rPr>
          <w:rFonts w:cs="Calibri" w:hint="eastAsia"/>
          <w:color w:val="000000"/>
        </w:rPr>
        <w:t>FiveLevelPrice</w:t>
      </w:r>
    </w:p>
    <w:p w:rsidR="0022286A" w:rsidRPr="00B204D4" w:rsidRDefault="0022286A" w:rsidP="0022286A">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TC</w:t>
      </w:r>
      <w:r>
        <w:rPr>
          <w:rFonts w:cs="Calibri"/>
          <w:color w:val="000000"/>
        </w:rPr>
        <w:t>_</w:t>
      </w:r>
      <w:r>
        <w:rPr>
          <w:rFonts w:cs="Calibri" w:hint="eastAsia"/>
          <w:color w:val="000000"/>
        </w:rPr>
        <w:t>GFD</w:t>
      </w:r>
    </w:p>
    <w:p w:rsidR="0022286A" w:rsidRPr="00287CEA" w:rsidRDefault="0022286A" w:rsidP="0022286A">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VC</w:t>
      </w:r>
      <w:r>
        <w:rPr>
          <w:rFonts w:cs="Calibri"/>
          <w:color w:val="000000"/>
        </w:rPr>
        <w:t>_</w:t>
      </w:r>
      <w:r>
        <w:rPr>
          <w:rFonts w:cs="Calibri" w:hint="eastAsia"/>
          <w:color w:val="000000"/>
        </w:rPr>
        <w:t>AV</w:t>
      </w:r>
    </w:p>
    <w:p w:rsidR="00626C2D" w:rsidRDefault="00626C2D" w:rsidP="00626C2D">
      <w:pPr>
        <w:pStyle w:val="a0"/>
        <w:spacing w:before="156"/>
        <w:ind w:firstLineChars="0" w:firstLine="0"/>
        <w:rPr>
          <w:rFonts w:cs="Calibri"/>
        </w:rPr>
      </w:pPr>
      <w:r>
        <w:rPr>
          <w:rFonts w:cs="Calibri" w:hint="eastAsia"/>
        </w:rPr>
        <w:t>CFFEX- BestPrice</w:t>
      </w:r>
    </w:p>
    <w:p w:rsidR="00626C2D" w:rsidRPr="00B204D4" w:rsidRDefault="00626C2D" w:rsidP="00626C2D">
      <w:pPr>
        <w:pStyle w:val="a0"/>
        <w:numPr>
          <w:ilvl w:val="0"/>
          <w:numId w:val="15"/>
        </w:numPr>
        <w:spacing w:before="156"/>
        <w:ind w:firstLineChars="0"/>
      </w:pPr>
      <w:r>
        <w:rPr>
          <w:rFonts w:cs="Calibri" w:hint="eastAsia"/>
        </w:rPr>
        <w:t xml:space="preserve"> </w:t>
      </w:r>
      <w:r>
        <w:rPr>
          <w:rFonts w:cs="Calibri"/>
          <w:color w:val="000000"/>
        </w:rPr>
        <w:t>THOST_FTDC_OPT_</w:t>
      </w:r>
      <w:r>
        <w:rPr>
          <w:rFonts w:cs="Calibri" w:hint="eastAsia"/>
          <w:color w:val="000000"/>
        </w:rPr>
        <w:t>BestPrice</w:t>
      </w:r>
    </w:p>
    <w:p w:rsidR="00626C2D" w:rsidRPr="00B204D4" w:rsidRDefault="00626C2D" w:rsidP="00626C2D">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TC</w:t>
      </w:r>
      <w:r>
        <w:rPr>
          <w:rFonts w:cs="Calibri"/>
          <w:color w:val="000000"/>
        </w:rPr>
        <w:t>_</w:t>
      </w:r>
      <w:r>
        <w:rPr>
          <w:rFonts w:cs="Calibri" w:hint="eastAsia"/>
          <w:color w:val="000000"/>
        </w:rPr>
        <w:t>GFD</w:t>
      </w:r>
    </w:p>
    <w:p w:rsidR="00626C2D" w:rsidRPr="00287CEA" w:rsidRDefault="00626C2D" w:rsidP="00626C2D">
      <w:pPr>
        <w:pStyle w:val="a0"/>
        <w:numPr>
          <w:ilvl w:val="0"/>
          <w:numId w:val="15"/>
        </w:numPr>
        <w:spacing w:before="156"/>
        <w:ind w:firstLineChars="0"/>
      </w:pPr>
      <w:r>
        <w:rPr>
          <w:rFonts w:cs="Calibri" w:hint="eastAsia"/>
          <w:color w:val="000000"/>
        </w:rPr>
        <w:lastRenderedPageBreak/>
        <w:t xml:space="preserve"> </w:t>
      </w:r>
      <w:r>
        <w:rPr>
          <w:rFonts w:cs="Calibri"/>
          <w:color w:val="000000"/>
        </w:rPr>
        <w:t>THOST_FTDC_</w:t>
      </w:r>
      <w:r>
        <w:rPr>
          <w:rFonts w:cs="Calibri" w:hint="eastAsia"/>
          <w:color w:val="000000"/>
        </w:rPr>
        <w:t>VC</w:t>
      </w:r>
      <w:r>
        <w:rPr>
          <w:rFonts w:cs="Calibri"/>
          <w:color w:val="000000"/>
        </w:rPr>
        <w:t>_</w:t>
      </w:r>
      <w:r>
        <w:rPr>
          <w:rFonts w:cs="Calibri" w:hint="eastAsia"/>
          <w:color w:val="000000"/>
        </w:rPr>
        <w:t>AV</w:t>
      </w:r>
    </w:p>
    <w:p w:rsidR="00626C2D" w:rsidRDefault="00626C2D" w:rsidP="00626C2D">
      <w:pPr>
        <w:pStyle w:val="a0"/>
        <w:spacing w:before="156"/>
        <w:ind w:firstLineChars="0" w:firstLine="0"/>
        <w:rPr>
          <w:rFonts w:cs="Calibri"/>
        </w:rPr>
      </w:pPr>
      <w:r>
        <w:rPr>
          <w:rFonts w:cs="Calibri" w:hint="eastAsia"/>
        </w:rPr>
        <w:t>CFFEX- BestPrice to LimitPrice</w:t>
      </w:r>
    </w:p>
    <w:p w:rsidR="00626C2D" w:rsidRPr="00B204D4" w:rsidRDefault="00626C2D" w:rsidP="00626C2D">
      <w:pPr>
        <w:pStyle w:val="a0"/>
        <w:numPr>
          <w:ilvl w:val="0"/>
          <w:numId w:val="15"/>
        </w:numPr>
        <w:spacing w:before="156"/>
        <w:ind w:firstLineChars="0"/>
      </w:pPr>
      <w:r>
        <w:rPr>
          <w:rFonts w:cs="Calibri" w:hint="eastAsia"/>
        </w:rPr>
        <w:t xml:space="preserve"> </w:t>
      </w:r>
      <w:r>
        <w:rPr>
          <w:rFonts w:cs="Calibri"/>
          <w:color w:val="000000"/>
        </w:rPr>
        <w:t>THOST_FTDC_OPT_</w:t>
      </w:r>
      <w:r>
        <w:rPr>
          <w:rFonts w:cs="Calibri" w:hint="eastAsia"/>
          <w:color w:val="000000"/>
        </w:rPr>
        <w:t>BestPrice</w:t>
      </w:r>
    </w:p>
    <w:p w:rsidR="00626C2D" w:rsidRPr="00B204D4" w:rsidRDefault="00626C2D" w:rsidP="00626C2D">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TC</w:t>
      </w:r>
      <w:r>
        <w:rPr>
          <w:rFonts w:cs="Calibri"/>
          <w:color w:val="000000"/>
        </w:rPr>
        <w:t>_</w:t>
      </w:r>
      <w:r>
        <w:rPr>
          <w:rFonts w:cs="Calibri" w:hint="eastAsia"/>
          <w:color w:val="000000"/>
        </w:rPr>
        <w:t>GFD</w:t>
      </w:r>
    </w:p>
    <w:p w:rsidR="00AD661F" w:rsidRPr="00AD661F" w:rsidRDefault="00626C2D" w:rsidP="00626C2D">
      <w:pPr>
        <w:pStyle w:val="a0"/>
        <w:numPr>
          <w:ilvl w:val="0"/>
          <w:numId w:val="15"/>
        </w:numPr>
        <w:spacing w:before="156"/>
        <w:ind w:firstLineChars="0"/>
      </w:pPr>
      <w:r>
        <w:rPr>
          <w:rFonts w:cs="Calibri" w:hint="eastAsia"/>
          <w:color w:val="000000"/>
        </w:rPr>
        <w:t xml:space="preserve"> </w:t>
      </w:r>
      <w:r>
        <w:rPr>
          <w:rFonts w:cs="Calibri"/>
          <w:color w:val="000000"/>
        </w:rPr>
        <w:t>THOST_FTDC_</w:t>
      </w:r>
      <w:r>
        <w:rPr>
          <w:rFonts w:cs="Calibri" w:hint="eastAsia"/>
          <w:color w:val="000000"/>
        </w:rPr>
        <w:t>VC</w:t>
      </w:r>
      <w:r>
        <w:rPr>
          <w:rFonts w:cs="Calibri"/>
          <w:color w:val="000000"/>
        </w:rPr>
        <w:t>_</w:t>
      </w:r>
      <w:r>
        <w:rPr>
          <w:rFonts w:cs="Calibri" w:hint="eastAsia"/>
          <w:color w:val="000000"/>
        </w:rPr>
        <w:t>AV</w:t>
      </w:r>
    </w:p>
    <w:p w:rsidR="00274F8B" w:rsidRPr="000704F7" w:rsidRDefault="00F9769E" w:rsidP="002F78AD">
      <w:pPr>
        <w:pStyle w:val="3"/>
        <w:numPr>
          <w:ilvl w:val="2"/>
          <w:numId w:val="2"/>
        </w:numPr>
        <w:rPr>
          <w:rFonts w:cs="Calibri"/>
          <w:highlight w:val="yellow"/>
        </w:rPr>
      </w:pPr>
      <w:r w:rsidRPr="000704F7">
        <w:rPr>
          <w:rFonts w:cs="Calibri"/>
          <w:highlight w:val="yellow"/>
        </w:rPr>
        <w:t>Order Return</w:t>
      </w:r>
    </w:p>
    <w:p w:rsidR="00274F8B" w:rsidRDefault="00F9769E">
      <w:pPr>
        <w:spacing w:before="120"/>
        <w:rPr>
          <w:rFonts w:cs="Calibri"/>
        </w:rPr>
      </w:pPr>
      <w:bookmarkStart w:id="915" w:name="OLE_LINK140"/>
      <w:bookmarkStart w:id="916" w:name="OLE_LINK141"/>
      <w:r>
        <w:rPr>
          <w:rFonts w:cs="Calibri"/>
        </w:rPr>
        <w:t>The method onRtnOrder is used to return an order return. The data structure is CThostFtdcOrderField.</w:t>
      </w:r>
    </w:p>
    <w:p w:rsidR="00274F8B" w:rsidRDefault="00F9769E">
      <w:pPr>
        <w:rPr>
          <w:rFonts w:cs="Calibri"/>
        </w:rPr>
      </w:pPr>
      <w:r>
        <w:rPr>
          <w:rFonts w:cs="Calibri"/>
        </w:rPr>
        <w:t xml:space="preserve">Order return is used to notify the client program about an order’s latest status, e.g. submitted, </w:t>
      </w:r>
      <w:r>
        <w:rPr>
          <w:rFonts w:cs="Calibri" w:hint="eastAsia"/>
        </w:rPr>
        <w:t>canceled</w:t>
      </w:r>
      <w:r>
        <w:rPr>
          <w:rFonts w:cs="Calibri"/>
        </w:rPr>
        <w:t xml:space="preserve">, not-queuing, and filled, etc. Each time the order status is changed, this method will be invoked once. </w:t>
      </w:r>
    </w:p>
    <w:bookmarkEnd w:id="915"/>
    <w:bookmarkEnd w:id="916"/>
    <w:p w:rsidR="00274F8B" w:rsidRDefault="00F9769E">
      <w:pPr>
        <w:rPr>
          <w:rFonts w:cs="Calibri"/>
          <w:b/>
        </w:rPr>
      </w:pPr>
      <w:r>
        <w:rPr>
          <w:rFonts w:cs="Calibri"/>
          <w:b/>
        </w:rPr>
        <w:t>VolumeTotalOriginal &amp; VolumeTraded &amp; VolumeTotal</w:t>
      </w:r>
    </w:p>
    <w:p w:rsidR="00274F8B" w:rsidRDefault="00F9769E">
      <w:pPr>
        <w:rPr>
          <w:rFonts w:cs="Calibri"/>
        </w:rPr>
      </w:pPr>
      <w:r>
        <w:rPr>
          <w:rFonts w:cs="Calibri"/>
        </w:rPr>
        <w:t>The above three fields are the</w:t>
      </w:r>
      <w:r>
        <w:rPr>
          <w:rFonts w:cs="Calibri" w:hint="eastAsia"/>
        </w:rPr>
        <w:t xml:space="preserve"> </w:t>
      </w:r>
      <w:r>
        <w:rPr>
          <w:rFonts w:cs="Calibri"/>
        </w:rPr>
        <w:t>original volume, filled volume and remaining unfilled volume of an order.</w:t>
      </w:r>
    </w:p>
    <w:p w:rsidR="00274F8B" w:rsidRDefault="00F9769E">
      <w:pPr>
        <w:rPr>
          <w:rFonts w:cs="Calibri"/>
        </w:rPr>
      </w:pPr>
      <w:r>
        <w:rPr>
          <w:rFonts w:cs="Calibri"/>
        </w:rPr>
        <w:t xml:space="preserve">If one order is filled </w:t>
      </w:r>
      <w:del w:id="917" w:author="陈学锋" w:date="2018-07-12T22:23:00Z">
        <w:r w:rsidDel="007D7E0F">
          <w:rPr>
            <w:rFonts w:cs="Calibri"/>
          </w:rPr>
          <w:delText xml:space="preserve">for </w:delText>
        </w:r>
      </w:del>
      <w:r>
        <w:rPr>
          <w:rFonts w:cs="Calibri"/>
        </w:rPr>
        <w:t xml:space="preserve">several times, each transaction will have one order return. </w:t>
      </w:r>
    </w:p>
    <w:p w:rsidR="00274F8B" w:rsidRDefault="00F9769E">
      <w:pPr>
        <w:rPr>
          <w:rFonts w:cs="Calibri"/>
        </w:rPr>
      </w:pPr>
      <w:r>
        <w:rPr>
          <w:rFonts w:cs="Calibri"/>
        </w:rPr>
        <w:t xml:space="preserve">When a conditional order is executed, the </w:t>
      </w:r>
      <w:r>
        <w:rPr>
          <w:rFonts w:cs="Calibri" w:hint="eastAsia"/>
        </w:rPr>
        <w:t>trading kernel</w:t>
      </w:r>
      <w:r>
        <w:rPr>
          <w:rFonts w:cs="Calibri"/>
        </w:rPr>
        <w:t xml:space="preserve"> will validate the order. If </w:t>
      </w:r>
      <w:r>
        <w:rPr>
          <w:rFonts w:cs="Calibri" w:hint="eastAsia"/>
        </w:rPr>
        <w:t xml:space="preserve">it fails the </w:t>
      </w:r>
      <w:r>
        <w:rPr>
          <w:rFonts w:cs="Calibri"/>
        </w:rPr>
        <w:t xml:space="preserve">validation, OnRtnErrorConditionalOrder will be invoked and </w:t>
      </w:r>
      <w:ins w:id="918" w:author="陈学锋" w:date="2018-07-12T22:24:00Z">
        <w:r w:rsidR="007D7E0F">
          <w:rPr>
            <w:rFonts w:cs="Calibri"/>
          </w:rPr>
          <w:t xml:space="preserve">an </w:t>
        </w:r>
      </w:ins>
      <w:r>
        <w:rPr>
          <w:rFonts w:cs="Calibri"/>
        </w:rPr>
        <w:t xml:space="preserve">error message will be returned. </w:t>
      </w:r>
    </w:p>
    <w:p w:rsidR="000704F7" w:rsidRPr="007D7E0F" w:rsidRDefault="000704F7" w:rsidP="000704F7">
      <w:pPr>
        <w:pStyle w:val="a0"/>
        <w:spacing w:before="156"/>
        <w:ind w:firstLineChars="0" w:firstLine="0"/>
      </w:pPr>
    </w:p>
    <w:p w:rsidR="000704F7" w:rsidRPr="000704F7" w:rsidRDefault="000704F7" w:rsidP="000704F7">
      <w:pPr>
        <w:pStyle w:val="a0"/>
        <w:spacing w:before="156"/>
        <w:ind w:firstLineChars="0" w:firstLine="0"/>
        <w:rPr>
          <w:b/>
        </w:rPr>
      </w:pPr>
      <w:r w:rsidRPr="000704F7">
        <w:rPr>
          <w:rFonts w:hint="eastAsia"/>
          <w:b/>
        </w:rPr>
        <w:t>OrderStatus</w:t>
      </w:r>
    </w:p>
    <w:p w:rsidR="000704F7" w:rsidRDefault="0028080A" w:rsidP="000704F7">
      <w:pPr>
        <w:pStyle w:val="a0"/>
        <w:numPr>
          <w:ilvl w:val="0"/>
          <w:numId w:val="15"/>
        </w:numPr>
        <w:spacing w:before="156"/>
        <w:ind w:firstLineChars="0"/>
      </w:pPr>
      <w:r>
        <w:rPr>
          <w:rFonts w:hint="eastAsia"/>
        </w:rPr>
        <w:t xml:space="preserve"> 0  </w:t>
      </w:r>
      <w:del w:id="919" w:author="陈学锋" w:date="2018-07-12T22:25:00Z">
        <w:r w:rsidDel="007D7E0F">
          <w:rPr>
            <w:rFonts w:hint="eastAsia"/>
          </w:rPr>
          <w:delText>entirely</w:delText>
        </w:r>
        <w:r w:rsidR="000704F7" w:rsidDel="007D7E0F">
          <w:rPr>
            <w:rFonts w:hint="eastAsia"/>
          </w:rPr>
          <w:delText xml:space="preserve"> </w:delText>
        </w:r>
        <w:r w:rsidDel="007D7E0F">
          <w:rPr>
            <w:rFonts w:hint="eastAsia"/>
          </w:rPr>
          <w:delText>trading</w:delText>
        </w:r>
      </w:del>
      <w:ins w:id="920" w:author="陈学锋" w:date="2018-07-13T21:20:00Z">
        <w:r w:rsidR="00DB1911">
          <w:t>fully</w:t>
        </w:r>
      </w:ins>
      <w:ins w:id="921" w:author="陈学锋" w:date="2018-07-12T22:25:00Z">
        <w:r w:rsidR="007D7E0F">
          <w:t xml:space="preserve"> filled</w:t>
        </w:r>
      </w:ins>
    </w:p>
    <w:p w:rsidR="0028080A" w:rsidRDefault="0028080A" w:rsidP="000704F7">
      <w:pPr>
        <w:pStyle w:val="a0"/>
        <w:numPr>
          <w:ilvl w:val="0"/>
          <w:numId w:val="15"/>
        </w:numPr>
        <w:spacing w:before="156"/>
        <w:ind w:firstLineChars="0"/>
      </w:pPr>
      <w:r>
        <w:rPr>
          <w:rFonts w:hint="eastAsia"/>
        </w:rPr>
        <w:t xml:space="preserve"> 1  partially </w:t>
      </w:r>
      <w:del w:id="922" w:author="陈学锋" w:date="2018-07-12T22:26:00Z">
        <w:r w:rsidDel="007D7E0F">
          <w:rPr>
            <w:rFonts w:hint="eastAsia"/>
          </w:rPr>
          <w:delText>trading</w:delText>
        </w:r>
      </w:del>
      <w:ins w:id="923" w:author="陈学锋" w:date="2018-07-12T22:26:00Z">
        <w:r w:rsidR="007D7E0F">
          <w:t>filled</w:t>
        </w:r>
      </w:ins>
      <w:r>
        <w:rPr>
          <w:rFonts w:hint="eastAsia"/>
        </w:rPr>
        <w:t xml:space="preserve">, </w:t>
      </w:r>
      <w:r w:rsidR="00D517C4">
        <w:rPr>
          <w:rFonts w:hint="eastAsia"/>
        </w:rPr>
        <w:t>order is still in the matching queue in exchange</w:t>
      </w:r>
    </w:p>
    <w:p w:rsidR="0028080A" w:rsidRDefault="0028080A" w:rsidP="000704F7">
      <w:pPr>
        <w:pStyle w:val="a0"/>
        <w:numPr>
          <w:ilvl w:val="0"/>
          <w:numId w:val="15"/>
        </w:numPr>
        <w:spacing w:before="156"/>
        <w:ind w:firstLineChars="0"/>
      </w:pPr>
      <w:r>
        <w:rPr>
          <w:rFonts w:hint="eastAsia"/>
        </w:rPr>
        <w:t xml:space="preserve"> 3  not </w:t>
      </w:r>
      <w:del w:id="924" w:author="陈学锋" w:date="2018-07-12T22:26:00Z">
        <w:r w:rsidDel="007D7E0F">
          <w:rPr>
            <w:rFonts w:hint="eastAsia"/>
          </w:rPr>
          <w:delText>trading</w:delText>
        </w:r>
      </w:del>
      <w:ins w:id="925" w:author="陈学锋" w:date="2018-07-12T22:26:00Z">
        <w:r w:rsidR="007D7E0F">
          <w:t>filled</w:t>
        </w:r>
      </w:ins>
      <w:r w:rsidR="00D517C4">
        <w:rPr>
          <w:rFonts w:hint="eastAsia"/>
        </w:rPr>
        <w:t>, order is still in the matching queue in exchange</w:t>
      </w:r>
    </w:p>
    <w:p w:rsidR="00D517C4" w:rsidRDefault="00D517C4" w:rsidP="000704F7">
      <w:pPr>
        <w:pStyle w:val="a0"/>
        <w:numPr>
          <w:ilvl w:val="0"/>
          <w:numId w:val="15"/>
        </w:numPr>
        <w:spacing w:before="156"/>
        <w:ind w:firstLineChars="0"/>
      </w:pPr>
      <w:r>
        <w:rPr>
          <w:rFonts w:hint="eastAsia"/>
        </w:rPr>
        <w:t xml:space="preserve"> 5  already </w:t>
      </w:r>
      <w:del w:id="926" w:author="陈学锋" w:date="2018-07-12T22:26:00Z">
        <w:r w:rsidDel="007D7E0F">
          <w:rPr>
            <w:rFonts w:hint="eastAsia"/>
          </w:rPr>
          <w:delText>revoked</w:delText>
        </w:r>
      </w:del>
      <w:ins w:id="927" w:author="陈学锋" w:date="2018-07-12T22:26:00Z">
        <w:r w:rsidR="007D7E0F">
          <w:t>cancelled</w:t>
        </w:r>
      </w:ins>
    </w:p>
    <w:p w:rsidR="00D517C4" w:rsidRDefault="00D517C4" w:rsidP="000704F7">
      <w:pPr>
        <w:pStyle w:val="a0"/>
        <w:numPr>
          <w:ilvl w:val="0"/>
          <w:numId w:val="15"/>
        </w:numPr>
        <w:spacing w:before="156"/>
        <w:ind w:firstLineChars="0"/>
      </w:pPr>
      <w:r>
        <w:rPr>
          <w:rFonts w:hint="eastAsia"/>
        </w:rPr>
        <w:t xml:space="preserve"> 6  unknown</w:t>
      </w:r>
      <w:ins w:id="928" w:author="陈学锋" w:date="2018-07-12T22:26:00Z">
        <w:r w:rsidR="007D7E0F">
          <w:t xml:space="preserve"> </w:t>
        </w:r>
      </w:ins>
      <w:r>
        <w:rPr>
          <w:rFonts w:hint="eastAsia"/>
        </w:rPr>
        <w:t>-</w:t>
      </w:r>
      <w:ins w:id="929" w:author="陈学锋" w:date="2018-07-12T22:26:00Z">
        <w:r w:rsidR="007D7E0F">
          <w:t xml:space="preserve"> </w:t>
        </w:r>
      </w:ins>
      <w:r>
        <w:rPr>
          <w:rFonts w:hint="eastAsia"/>
        </w:rPr>
        <w:t xml:space="preserve">order has already </w:t>
      </w:r>
      <w:ins w:id="930" w:author="陈学锋" w:date="2018-07-12T22:26:00Z">
        <w:r w:rsidR="007D7E0F">
          <w:t xml:space="preserve">been </w:t>
        </w:r>
      </w:ins>
      <w:r>
        <w:rPr>
          <w:rFonts w:hint="eastAsia"/>
        </w:rPr>
        <w:t xml:space="preserve">submitted to </w:t>
      </w:r>
      <w:ins w:id="931" w:author="陈学锋" w:date="2018-07-12T22:27:00Z">
        <w:r w:rsidR="007D7E0F">
          <w:t xml:space="preserve">the </w:t>
        </w:r>
      </w:ins>
      <w:r>
        <w:rPr>
          <w:rFonts w:hint="eastAsia"/>
        </w:rPr>
        <w:t xml:space="preserve">exchange, </w:t>
      </w:r>
      <w:ins w:id="932" w:author="陈学锋" w:date="2018-07-12T22:26:00Z">
        <w:r w:rsidR="007D7E0F">
          <w:t xml:space="preserve">but </w:t>
        </w:r>
      </w:ins>
      <w:r>
        <w:rPr>
          <w:rFonts w:hint="eastAsia"/>
        </w:rPr>
        <w:t xml:space="preserve">not yet </w:t>
      </w:r>
      <w:r>
        <w:t>received</w:t>
      </w:r>
      <w:r>
        <w:rPr>
          <w:rFonts w:hint="eastAsia"/>
        </w:rPr>
        <w:t xml:space="preserve"> the confirm </w:t>
      </w:r>
      <w:del w:id="933" w:author="陈学锋" w:date="2018-07-21T21:49:00Z">
        <w:r w:rsidDel="00CE24B9">
          <w:rPr>
            <w:rFonts w:hint="eastAsia"/>
          </w:rPr>
          <w:delText xml:space="preserve">       </w:delText>
        </w:r>
      </w:del>
      <w:r>
        <w:rPr>
          <w:rFonts w:hint="eastAsia"/>
        </w:rPr>
        <w:t>information</w:t>
      </w:r>
    </w:p>
    <w:p w:rsidR="000704F7" w:rsidRPr="00CE24B9" w:rsidRDefault="000704F7" w:rsidP="000704F7">
      <w:pPr>
        <w:pStyle w:val="a0"/>
        <w:spacing w:before="156"/>
        <w:ind w:firstLineChars="0" w:firstLine="0"/>
      </w:pPr>
    </w:p>
    <w:p w:rsidR="00274F8B" w:rsidRDefault="00F9769E">
      <w:pPr>
        <w:pStyle w:val="3"/>
        <w:numPr>
          <w:ilvl w:val="2"/>
          <w:numId w:val="2"/>
        </w:numPr>
        <w:rPr>
          <w:rFonts w:cs="Calibri"/>
        </w:rPr>
      </w:pPr>
      <w:r>
        <w:rPr>
          <w:rFonts w:cs="Calibri"/>
        </w:rPr>
        <w:t xml:space="preserve">Trade Return </w:t>
      </w:r>
    </w:p>
    <w:p w:rsidR="00274F8B" w:rsidRDefault="00F9769E">
      <w:pPr>
        <w:rPr>
          <w:rFonts w:cs="Calibri"/>
        </w:rPr>
      </w:pPr>
      <w:r>
        <w:rPr>
          <w:rFonts w:cs="Calibri"/>
        </w:rPr>
        <w:t xml:space="preserve">The method onRtnTrade is used to return a trade return. Each time the order is partially filled </w:t>
      </w:r>
      <w:del w:id="934" w:author="陈学锋" w:date="2018-07-12T22:28:00Z">
        <w:r w:rsidDel="007D7E0F">
          <w:rPr>
            <w:rFonts w:cs="Calibri"/>
          </w:rPr>
          <w:delText>f</w:delText>
        </w:r>
      </w:del>
      <w:r>
        <w:rPr>
          <w:rFonts w:cs="Calibri"/>
        </w:rPr>
        <w:t>or ful</w:t>
      </w:r>
      <w:ins w:id="935" w:author="陈学锋" w:date="2018-07-12T22:28:00Z">
        <w:r w:rsidR="007D7E0F">
          <w:rPr>
            <w:rFonts w:cs="Calibri"/>
          </w:rPr>
          <w:t xml:space="preserve">ly </w:t>
        </w:r>
      </w:ins>
      <w:r>
        <w:rPr>
          <w:rFonts w:cs="Calibri"/>
        </w:rPr>
        <w:t xml:space="preserve">filled, this method will be invoked once. Trade return only contains the information of contract, filled volume, and price, etc. It </w:t>
      </w:r>
      <w:ins w:id="936" w:author="陈学锋" w:date="2018-07-13T21:10:00Z">
        <w:r w:rsidR="00DB1911">
          <w:rPr>
            <w:rFonts w:cs="Calibri"/>
          </w:rPr>
          <w:t xml:space="preserve">has only information about the trade, but </w:t>
        </w:r>
      </w:ins>
      <w:del w:id="937" w:author="陈学锋" w:date="2018-07-13T21:11:00Z">
        <w:r w:rsidDel="00DB1911">
          <w:rPr>
            <w:rFonts w:cs="Calibri"/>
          </w:rPr>
          <w:delText>does not have</w:delText>
        </w:r>
      </w:del>
      <w:ins w:id="938" w:author="陈学锋" w:date="2018-07-13T21:11:00Z">
        <w:r w:rsidR="00DB1911">
          <w:rPr>
            <w:rFonts w:cs="Calibri"/>
          </w:rPr>
          <w:t>not the</w:t>
        </w:r>
      </w:ins>
      <w:r>
        <w:rPr>
          <w:rFonts w:cs="Calibri"/>
        </w:rPr>
        <w:t xml:space="preserve"> investor’s positions and funds after </w:t>
      </w:r>
      <w:del w:id="939" w:author="陈学锋" w:date="2018-07-13T21:11:00Z">
        <w:r w:rsidDel="00DB1911">
          <w:rPr>
            <w:rFonts w:cs="Calibri"/>
          </w:rPr>
          <w:delText>this transaction</w:delText>
        </w:r>
        <w:r w:rsidDel="00DB1911">
          <w:rPr>
            <w:rFonts w:cs="Calibri" w:hint="eastAsia"/>
          </w:rPr>
          <w:delText xml:space="preserve"> is processed</w:delText>
        </w:r>
      </w:del>
      <w:ins w:id="940" w:author="陈学锋" w:date="2018-07-13T21:11:00Z">
        <w:r w:rsidR="00DB1911">
          <w:rPr>
            <w:rFonts w:cs="Calibri"/>
          </w:rPr>
          <w:t>the trade</w:t>
        </w:r>
      </w:ins>
      <w:r>
        <w:rPr>
          <w:rFonts w:cs="Calibri"/>
        </w:rPr>
        <w:t xml:space="preserve">. </w:t>
      </w:r>
    </w:p>
    <w:p w:rsidR="00274F8B" w:rsidRDefault="00F9769E">
      <w:pPr>
        <w:rPr>
          <w:ins w:id="941" w:author="陈学锋" w:date="2018-07-13T21:13:00Z"/>
          <w:rFonts w:cs="Calibri"/>
        </w:rPr>
      </w:pPr>
      <w:r>
        <w:rPr>
          <w:rFonts w:cs="Calibri"/>
        </w:rPr>
        <w:lastRenderedPageBreak/>
        <w:t xml:space="preserve">The method ReqQryTradingAccount is used for querying the latest status of investor’s funds, e.g. margin, transaction fee, position profit, available funds, etc. </w:t>
      </w:r>
    </w:p>
    <w:p w:rsidR="00DB1911" w:rsidRDefault="00DB1911">
      <w:pPr>
        <w:pStyle w:val="a0"/>
        <w:spacing w:before="156"/>
        <w:ind w:firstLine="240"/>
        <w:rPr>
          <w:ins w:id="942" w:author="陈学锋" w:date="2018-07-13T21:13:00Z"/>
        </w:rPr>
        <w:pPrChange w:id="943" w:author="陈学锋" w:date="2018-07-13T21:13:00Z">
          <w:pPr/>
        </w:pPrChange>
      </w:pPr>
    </w:p>
    <w:p w:rsidR="00DB1911" w:rsidRDefault="00DB1911">
      <w:pPr>
        <w:pStyle w:val="a0"/>
        <w:spacing w:before="156"/>
        <w:ind w:firstLineChars="0" w:firstLine="0"/>
        <w:rPr>
          <w:ins w:id="944" w:author="陈学锋" w:date="2018-07-13T21:24:00Z"/>
        </w:rPr>
        <w:pPrChange w:id="945" w:author="陈学锋" w:date="2018-07-13T21:13:00Z">
          <w:pPr/>
        </w:pPrChange>
      </w:pPr>
      <w:ins w:id="946" w:author="陈学锋" w:date="2018-07-13T21:13:00Z">
        <w:r>
          <w:rPr>
            <w:rFonts w:hint="eastAsia"/>
          </w:rPr>
          <w:t xml:space="preserve">We suggest </w:t>
        </w:r>
      </w:ins>
      <w:ins w:id="947" w:author="陈学锋" w:date="2018-07-13T21:14:00Z">
        <w:r>
          <w:t xml:space="preserve">that the client should use the </w:t>
        </w:r>
      </w:ins>
      <w:ins w:id="948" w:author="陈学锋" w:date="2018-07-13T21:17:00Z">
        <w:r>
          <w:t xml:space="preserve">trade return </w:t>
        </w:r>
      </w:ins>
      <w:ins w:id="949" w:author="陈学锋" w:date="2018-07-13T21:14:00Z">
        <w:r>
          <w:t>to judge if a</w:t>
        </w:r>
      </w:ins>
      <w:ins w:id="950" w:author="陈学锋" w:date="2018-07-13T21:18:00Z">
        <w:r>
          <w:t>n order was filled</w:t>
        </w:r>
      </w:ins>
      <w:ins w:id="951" w:author="陈学锋" w:date="2018-07-13T21:19:00Z">
        <w:r>
          <w:t>, and if yes, the quantity and the price.  If using order return (</w:t>
        </w:r>
      </w:ins>
      <w:ins w:id="952" w:author="陈学锋" w:date="2018-07-13T21:20:00Z">
        <w:r>
          <w:t>status being “partially filled” or “fully filled”)</w:t>
        </w:r>
        <w:r w:rsidR="0056280F">
          <w:t xml:space="preserve">, </w:t>
        </w:r>
      </w:ins>
      <w:ins w:id="953" w:author="陈学锋" w:date="2018-07-13T21:21:00Z">
        <w:r w:rsidR="0056280F">
          <w:t xml:space="preserve">there’s possibility that the closeout could fail, because </w:t>
        </w:r>
      </w:ins>
      <w:ins w:id="954" w:author="陈学锋" w:date="2018-07-13T21:22:00Z">
        <w:r w:rsidR="0056280F">
          <w:t xml:space="preserve">there’s theoretical </w:t>
        </w:r>
      </w:ins>
      <w:ins w:id="955" w:author="陈学锋" w:date="2018-07-13T21:23:00Z">
        <w:r w:rsidR="0056280F">
          <w:t xml:space="preserve">time difference (very marginal) between the order return and the trade return, and the CTP back-end updates the order status based on the </w:t>
        </w:r>
      </w:ins>
      <w:ins w:id="956" w:author="陈学锋" w:date="2018-07-13T21:24:00Z">
        <w:r w:rsidR="0056280F">
          <w:t>trade return.</w:t>
        </w:r>
      </w:ins>
    </w:p>
    <w:p w:rsidR="0056280F" w:rsidRPr="00DB1911" w:rsidRDefault="0056280F">
      <w:pPr>
        <w:pStyle w:val="a0"/>
        <w:spacing w:before="156"/>
        <w:ind w:firstLineChars="0" w:firstLine="0"/>
        <w:pPrChange w:id="957" w:author="陈学锋" w:date="2018-07-13T21:13:00Z">
          <w:pPr/>
        </w:pPrChange>
      </w:pPr>
    </w:p>
    <w:p w:rsidR="00274F8B" w:rsidRDefault="00F9769E">
      <w:pPr>
        <w:rPr>
          <w:rFonts w:cs="Calibri"/>
          <w:b/>
        </w:rPr>
      </w:pPr>
      <w:r>
        <w:rPr>
          <w:rFonts w:cs="Calibri"/>
          <w:b/>
        </w:rPr>
        <w:t>Query Margin Rate</w:t>
      </w:r>
    </w:p>
    <w:p w:rsidR="00274F8B" w:rsidRDefault="00F9769E">
      <w:pPr>
        <w:rPr>
          <w:rFonts w:cs="Calibri"/>
        </w:rPr>
      </w:pPr>
      <w:r>
        <w:rPr>
          <w:rFonts w:cs="Calibri"/>
        </w:rPr>
        <w:t>The method for querying margin rate is ReqQryInstrumentMarginRate.</w:t>
      </w:r>
    </w:p>
    <w:p w:rsidR="00274F8B" w:rsidRDefault="00F9769E">
      <w:pPr>
        <w:rPr>
          <w:rFonts w:cs="Calibri"/>
        </w:rPr>
      </w:pPr>
      <w:r>
        <w:rPr>
          <w:rFonts w:cs="Calibri"/>
        </w:rPr>
        <w:t>It is only used for common contract</w:t>
      </w:r>
      <w:ins w:id="958" w:author="陈学锋" w:date="2018-07-13T21:24:00Z">
        <w:r w:rsidR="0056280F">
          <w:rPr>
            <w:rFonts w:cs="Calibri"/>
          </w:rPr>
          <w:t>s</w:t>
        </w:r>
      </w:ins>
      <w:r>
        <w:rPr>
          <w:rFonts w:cs="Calibri"/>
        </w:rPr>
        <w:t xml:space="preserve">. For </w:t>
      </w:r>
      <w:ins w:id="959" w:author="陈学锋" w:date="2018-07-13T21:24:00Z">
        <w:r w:rsidR="0056280F">
          <w:rPr>
            <w:rFonts w:cs="Calibri"/>
          </w:rPr>
          <w:t xml:space="preserve">a </w:t>
        </w:r>
      </w:ins>
      <w:r>
        <w:rPr>
          <w:rFonts w:cs="Calibri"/>
        </w:rPr>
        <w:t>combination</w:t>
      </w:r>
      <w:ins w:id="960" w:author="陈学锋" w:date="2018-07-21T21:50:00Z">
        <w:r w:rsidR="00CE24B9">
          <w:rPr>
            <w:rFonts w:cs="Calibri"/>
          </w:rPr>
          <w:t>al</w:t>
        </w:r>
      </w:ins>
      <w:r>
        <w:rPr>
          <w:rFonts w:cs="Calibri"/>
        </w:rPr>
        <w:t xml:space="preserve"> contract, users can query the rates of </w:t>
      </w:r>
      <w:ins w:id="961" w:author="陈学锋" w:date="2018-07-13T21:25:00Z">
        <w:r w:rsidR="0056280F">
          <w:rPr>
            <w:rFonts w:cs="Calibri"/>
          </w:rPr>
          <w:t xml:space="preserve">the </w:t>
        </w:r>
      </w:ins>
      <w:r>
        <w:rPr>
          <w:rFonts w:cs="Calibri"/>
        </w:rPr>
        <w:t>two legs of the combination</w:t>
      </w:r>
      <w:ins w:id="962" w:author="陈学锋" w:date="2018-07-21T21:50:00Z">
        <w:r w:rsidR="00CE24B9">
          <w:rPr>
            <w:rFonts w:cs="Calibri"/>
          </w:rPr>
          <w:t>al</w:t>
        </w:r>
      </w:ins>
      <w:r>
        <w:rPr>
          <w:rFonts w:cs="Calibri"/>
        </w:rPr>
        <w:t xml:space="preserve"> contract, and then calculate the rate according to </w:t>
      </w:r>
      <w:ins w:id="963" w:author="陈学锋" w:date="2018-07-13T21:25:00Z">
        <w:r w:rsidR="0056280F">
          <w:rPr>
            <w:rFonts w:cs="Calibri"/>
          </w:rPr>
          <w:t xml:space="preserve">the </w:t>
        </w:r>
      </w:ins>
      <w:r>
        <w:rPr>
          <w:rFonts w:cs="Calibri"/>
        </w:rPr>
        <w:t>exchange</w:t>
      </w:r>
      <w:del w:id="964" w:author="陈学锋" w:date="2018-07-13T21:25:00Z">
        <w:r w:rsidDel="0056280F">
          <w:rPr>
            <w:rFonts w:cs="Calibri"/>
          </w:rPr>
          <w:delText>s</w:delText>
        </w:r>
      </w:del>
      <w:r>
        <w:rPr>
          <w:rFonts w:cs="Calibri"/>
        </w:rPr>
        <w:t>’</w:t>
      </w:r>
      <w:ins w:id="965" w:author="陈学锋" w:date="2018-07-13T21:25:00Z">
        <w:r w:rsidR="0056280F">
          <w:rPr>
            <w:rFonts w:cs="Calibri"/>
          </w:rPr>
          <w:t>s</w:t>
        </w:r>
      </w:ins>
      <w:r>
        <w:rPr>
          <w:rFonts w:cs="Calibri"/>
        </w:rPr>
        <w:t xml:space="preserve"> rules. </w:t>
      </w:r>
    </w:p>
    <w:p w:rsidR="00274F8B" w:rsidRDefault="00274F8B" w:rsidP="003822AC">
      <w:pPr>
        <w:pStyle w:val="a0"/>
        <w:spacing w:before="156"/>
        <w:ind w:firstLine="240"/>
      </w:pPr>
    </w:p>
    <w:p w:rsidR="00274F8B" w:rsidRDefault="00F9769E">
      <w:pPr>
        <w:pStyle w:val="2"/>
        <w:numPr>
          <w:ilvl w:val="1"/>
          <w:numId w:val="2"/>
        </w:numPr>
      </w:pPr>
      <w:bookmarkStart w:id="966" w:name="_Toc402796997"/>
      <w:bookmarkStart w:id="967" w:name="_Toc20603"/>
      <w:r>
        <w:rPr>
          <w:rFonts w:hint="eastAsia"/>
        </w:rPr>
        <w:t xml:space="preserve">Place a </w:t>
      </w:r>
      <w:r>
        <w:t>Parked Order</w:t>
      </w:r>
      <w:bookmarkEnd w:id="966"/>
      <w:bookmarkEnd w:id="967"/>
    </w:p>
    <w:p w:rsidR="00274F8B" w:rsidRDefault="00F9769E">
      <w:pPr>
        <w:rPr>
          <w:rFonts w:cs="Calibri"/>
        </w:rPr>
      </w:pPr>
      <w:r>
        <w:rPr>
          <w:rFonts w:cs="Calibri"/>
        </w:rPr>
        <w:t xml:space="preserve">The parked order is the only </w:t>
      </w:r>
      <w:del w:id="968" w:author="陈学锋" w:date="2018-07-13T21:26:00Z">
        <w:r w:rsidDel="0056280F">
          <w:rPr>
            <w:rFonts w:cs="Calibri"/>
          </w:rPr>
          <w:delText xml:space="preserve">one </w:delText>
        </w:r>
      </w:del>
      <w:r>
        <w:rPr>
          <w:rFonts w:cs="Calibri"/>
        </w:rPr>
        <w:t xml:space="preserve">order type that can be submitted to exchanges in non-trading periods (before call auction or </w:t>
      </w:r>
      <w:del w:id="969" w:author="陈学锋" w:date="2018-07-13T21:26:00Z">
        <w:r w:rsidDel="0056280F">
          <w:rPr>
            <w:rFonts w:cs="Calibri" w:hint="eastAsia"/>
          </w:rPr>
          <w:delText xml:space="preserve">in </w:delText>
        </w:r>
      </w:del>
      <w:ins w:id="970" w:author="陈学锋" w:date="2018-07-13T21:26:00Z">
        <w:r w:rsidR="0056280F">
          <w:rPr>
            <w:rFonts w:cs="Calibri"/>
          </w:rPr>
          <w:t>during</w:t>
        </w:r>
        <w:r w:rsidR="0056280F">
          <w:rPr>
            <w:rFonts w:cs="Calibri" w:hint="eastAsia"/>
          </w:rPr>
          <w:t xml:space="preserve"> </w:t>
        </w:r>
      </w:ins>
      <w:r>
        <w:rPr>
          <w:rFonts w:cs="Calibri" w:hint="eastAsia"/>
        </w:rPr>
        <w:t xml:space="preserve">the </w:t>
      </w:r>
      <w:del w:id="971" w:author="陈学锋" w:date="2018-07-13T21:27:00Z">
        <w:r w:rsidDel="0056280F">
          <w:rPr>
            <w:rFonts w:cs="Calibri"/>
          </w:rPr>
          <w:delText xml:space="preserve">rest </w:delText>
        </w:r>
      </w:del>
      <w:ins w:id="972" w:author="陈学锋" w:date="2018-07-13T21:27:00Z">
        <w:r w:rsidR="0056280F">
          <w:rPr>
            <w:rFonts w:cs="Calibri"/>
          </w:rPr>
          <w:t xml:space="preserve">break </w:t>
        </w:r>
      </w:ins>
      <w:r>
        <w:rPr>
          <w:rFonts w:cs="Calibri"/>
        </w:rPr>
        <w:t>time between trading sessions). Parked orders will be trigge</w:t>
      </w:r>
      <w:r>
        <w:rPr>
          <w:rFonts w:cs="Calibri" w:hint="eastAsia"/>
        </w:rPr>
        <w:t>re</w:t>
      </w:r>
      <w:r>
        <w:rPr>
          <w:rFonts w:cs="Calibri"/>
        </w:rPr>
        <w:t xml:space="preserve">d at the beginning of </w:t>
      </w:r>
      <w:ins w:id="973" w:author="陈学锋" w:date="2018-07-13T21:27:00Z">
        <w:r w:rsidR="0056280F">
          <w:rPr>
            <w:rFonts w:cs="Calibri"/>
          </w:rPr>
          <w:t xml:space="preserve">the </w:t>
        </w:r>
      </w:ins>
      <w:r>
        <w:rPr>
          <w:rFonts w:cs="Calibri"/>
        </w:rPr>
        <w:t>next trading session. Users can place both parked order</w:t>
      </w:r>
      <w:ins w:id="974" w:author="陈学锋" w:date="2018-07-13T21:27:00Z">
        <w:r w:rsidR="0056280F">
          <w:rPr>
            <w:rFonts w:cs="Calibri"/>
          </w:rPr>
          <w:t>s</w:t>
        </w:r>
      </w:ins>
      <w:r>
        <w:rPr>
          <w:rFonts w:cs="Calibri"/>
        </w:rPr>
        <w:t xml:space="preserve"> and parked cancellation order</w:t>
      </w:r>
      <w:ins w:id="975" w:author="陈学锋" w:date="2018-07-13T21:27:00Z">
        <w:r w:rsidR="0056280F">
          <w:rPr>
            <w:rFonts w:cs="Calibri"/>
          </w:rPr>
          <w:t>s</w:t>
        </w:r>
      </w:ins>
      <w:r>
        <w:rPr>
          <w:rFonts w:cs="Calibri"/>
        </w:rPr>
        <w:t xml:space="preserve">. </w:t>
      </w:r>
    </w:p>
    <w:p w:rsidR="00274F8B" w:rsidRDefault="00F9769E">
      <w:pPr>
        <w:rPr>
          <w:rFonts w:cs="Calibri"/>
        </w:rPr>
      </w:pPr>
      <w:r>
        <w:rPr>
          <w:rFonts w:cs="Calibri"/>
        </w:rPr>
        <w:t>When a parked order is triggered (Parked Order Insert), a new order is submitted to the exchange.</w:t>
      </w:r>
    </w:p>
    <w:p w:rsidR="00274F8B" w:rsidRDefault="00F9769E">
      <w:pPr>
        <w:rPr>
          <w:rFonts w:cs="Calibri"/>
        </w:rPr>
      </w:pPr>
      <w:r>
        <w:rPr>
          <w:rFonts w:cs="Calibri"/>
        </w:rPr>
        <w:t xml:space="preserve">When a parked cancellation order is triggered (Parked Order Action), an order cancellation is submitted to the exchange to cancel an existed order. </w:t>
      </w:r>
    </w:p>
    <w:p w:rsidR="00274F8B" w:rsidRDefault="00F9769E">
      <w:pPr>
        <w:rPr>
          <w:rFonts w:cs="Calibri"/>
          <w:iCs/>
        </w:rPr>
      </w:pPr>
      <w:r>
        <w:rPr>
          <w:rFonts w:cs="Calibri"/>
        </w:rPr>
        <w:t xml:space="preserve">The ReqParkedOrderInsert method is used to place a parked order. The main data structure is CThostFtdcParkedOrderField. The usage of ReqParkedOrderInsert is similar to </w:t>
      </w:r>
      <w:r>
        <w:rPr>
          <w:rFonts w:cs="Calibri" w:hint="eastAsia"/>
        </w:rPr>
        <w:t xml:space="preserve">the </w:t>
      </w:r>
      <w:r>
        <w:rPr>
          <w:rFonts w:cs="Calibri"/>
        </w:rPr>
        <w:t xml:space="preserve">ReqOrderInsert. Its response method is </w:t>
      </w:r>
      <w:r>
        <w:rPr>
          <w:rFonts w:cs="Calibri"/>
          <w:iCs/>
        </w:rPr>
        <w:t xml:space="preserve">OnRspParkedOrderInsert, which returns the response from </w:t>
      </w:r>
      <w:r>
        <w:rPr>
          <w:rFonts w:cs="Calibri" w:hint="eastAsia"/>
          <w:iCs/>
        </w:rPr>
        <w:t>the trading kernel</w:t>
      </w:r>
      <w:r>
        <w:rPr>
          <w:rFonts w:cs="Calibri"/>
          <w:iCs/>
        </w:rPr>
        <w:t>.</w:t>
      </w:r>
    </w:p>
    <w:p w:rsidR="00274F8B" w:rsidRDefault="00F9769E">
      <w:pPr>
        <w:rPr>
          <w:rFonts w:cs="Calibri"/>
          <w:iCs/>
        </w:rPr>
      </w:pPr>
      <w:r>
        <w:rPr>
          <w:rFonts w:cs="Calibri"/>
          <w:iCs/>
        </w:rPr>
        <w:t>The ReqParkedOrderAction method is used to place a parked cancellation order and the corresponding response method is OnRspParkedOrderAction.</w:t>
      </w:r>
    </w:p>
    <w:p w:rsidR="00274F8B" w:rsidRDefault="00F9769E">
      <w:pPr>
        <w:rPr>
          <w:rFonts w:cs="Calibri"/>
          <w:iCs/>
        </w:rPr>
      </w:pPr>
      <w:r>
        <w:rPr>
          <w:rFonts w:cs="Calibri"/>
          <w:iCs/>
        </w:rPr>
        <w:t xml:space="preserve">The ReqRemoveParkedOrder method is used to delete a </w:t>
      </w:r>
      <w:ins w:id="976" w:author="陈学锋" w:date="2018-07-13T21:37:00Z">
        <w:r w:rsidR="00D261F2">
          <w:rPr>
            <w:rFonts w:cs="Calibri"/>
            <w:iCs/>
          </w:rPr>
          <w:t xml:space="preserve">submitted but not triggered </w:t>
        </w:r>
      </w:ins>
      <w:r>
        <w:rPr>
          <w:rFonts w:cs="Calibri"/>
          <w:iCs/>
        </w:rPr>
        <w:t>parked order</w:t>
      </w:r>
      <w:del w:id="977" w:author="陈学锋" w:date="2018-07-13T21:37:00Z">
        <w:r w:rsidDel="00D261F2">
          <w:rPr>
            <w:rFonts w:cs="Calibri"/>
            <w:iCs/>
          </w:rPr>
          <w:delText>, which is submitted but not triggered</w:delText>
        </w:r>
      </w:del>
      <w:r>
        <w:rPr>
          <w:rFonts w:cs="Calibri"/>
          <w:iCs/>
        </w:rPr>
        <w:t>.</w:t>
      </w:r>
    </w:p>
    <w:p w:rsidR="00274F8B" w:rsidRDefault="00F9769E">
      <w:pPr>
        <w:rPr>
          <w:rFonts w:cs="Calibri"/>
          <w:iCs/>
        </w:rPr>
      </w:pPr>
      <w:r>
        <w:rPr>
          <w:rFonts w:cs="Calibri"/>
          <w:iCs/>
        </w:rPr>
        <w:t xml:space="preserve">The ReqRemoveParkedOrderAction method is used to delete a </w:t>
      </w:r>
      <w:ins w:id="978" w:author="陈学锋" w:date="2018-07-13T21:37:00Z">
        <w:r w:rsidR="00D261F2">
          <w:rPr>
            <w:rFonts w:cs="Calibri"/>
            <w:iCs/>
          </w:rPr>
          <w:t xml:space="preserve">submitted but not triggered </w:t>
        </w:r>
      </w:ins>
      <w:r>
        <w:rPr>
          <w:rFonts w:cs="Calibri"/>
          <w:iCs/>
        </w:rPr>
        <w:t>parked cancellation order</w:t>
      </w:r>
      <w:del w:id="979" w:author="陈学锋" w:date="2018-07-13T21:37:00Z">
        <w:r w:rsidDel="00D261F2">
          <w:rPr>
            <w:rFonts w:cs="Calibri"/>
            <w:iCs/>
          </w:rPr>
          <w:delText>, which is submitted but not triggered</w:delText>
        </w:r>
      </w:del>
      <w:r>
        <w:rPr>
          <w:rFonts w:cs="Calibri"/>
          <w:iCs/>
        </w:rPr>
        <w:t>.</w:t>
      </w:r>
    </w:p>
    <w:p w:rsidR="00274F8B" w:rsidRDefault="00F9769E">
      <w:pPr>
        <w:rPr>
          <w:rFonts w:cs="Calibri"/>
          <w:iCs/>
        </w:rPr>
      </w:pPr>
      <w:r>
        <w:rPr>
          <w:rFonts w:cs="Calibri"/>
          <w:iCs/>
        </w:rPr>
        <w:lastRenderedPageBreak/>
        <w:t>The ReqQryParkedOrder and ReqQryParkedOrderAction methods are used to query parked orders and parked cancellation orders. Their response methods are OnRspQryParkedOrder and OnRspQryParkedOrderAction.</w:t>
      </w:r>
    </w:p>
    <w:p w:rsidR="00274F8B" w:rsidRDefault="00F9769E">
      <w:pPr>
        <w:rPr>
          <w:rFonts w:cs="Calibri"/>
          <w:iCs/>
        </w:rPr>
      </w:pPr>
      <w:r>
        <w:rPr>
          <w:rFonts w:cs="Calibri"/>
          <w:iCs/>
        </w:rPr>
        <w:t xml:space="preserve">After a parked order or parked cancellation order is triggered, </w:t>
      </w:r>
      <w:r>
        <w:rPr>
          <w:rFonts w:cs="Calibri" w:hint="eastAsia"/>
          <w:iCs/>
        </w:rPr>
        <w:t>the order</w:t>
      </w:r>
      <w:r>
        <w:rPr>
          <w:rFonts w:cs="Calibri"/>
          <w:iCs/>
        </w:rPr>
        <w:t xml:space="preserve"> tur</w:t>
      </w:r>
      <w:r>
        <w:rPr>
          <w:rFonts w:cs="Calibri" w:hint="eastAsia"/>
          <w:iCs/>
        </w:rPr>
        <w:t>ns</w:t>
      </w:r>
      <w:r>
        <w:rPr>
          <w:rFonts w:cs="Calibri"/>
          <w:iCs/>
        </w:rPr>
        <w:t xml:space="preserve"> into a </w:t>
      </w:r>
      <w:r>
        <w:rPr>
          <w:rFonts w:cs="Calibri" w:hint="eastAsia"/>
          <w:iCs/>
        </w:rPr>
        <w:t>regular</w:t>
      </w:r>
      <w:r>
        <w:rPr>
          <w:rFonts w:cs="Calibri"/>
          <w:iCs/>
        </w:rPr>
        <w:t xml:space="preserve"> order</w:t>
      </w:r>
      <w:r>
        <w:rPr>
          <w:rFonts w:cs="Calibri" w:hint="eastAsia"/>
          <w:iCs/>
        </w:rPr>
        <w:t>. T</w:t>
      </w:r>
      <w:r>
        <w:rPr>
          <w:rFonts w:cs="Calibri"/>
          <w:iCs/>
        </w:rPr>
        <w:t xml:space="preserve">he processing is exactly the same </w:t>
      </w:r>
      <w:del w:id="980" w:author="陈学锋" w:date="2018-07-13T21:38:00Z">
        <w:r w:rsidDel="00D261F2">
          <w:rPr>
            <w:rFonts w:cs="Calibri"/>
            <w:iCs/>
          </w:rPr>
          <w:delText xml:space="preserve">with </w:delText>
        </w:r>
      </w:del>
      <w:ins w:id="981" w:author="陈学锋" w:date="2018-07-13T21:38:00Z">
        <w:r w:rsidR="00D261F2">
          <w:rPr>
            <w:rFonts w:cs="Calibri"/>
            <w:iCs/>
          </w:rPr>
          <w:t xml:space="preserve">as </w:t>
        </w:r>
      </w:ins>
      <w:r>
        <w:rPr>
          <w:rFonts w:cs="Calibri"/>
          <w:iCs/>
        </w:rPr>
        <w:t xml:space="preserve">regular order </w:t>
      </w:r>
      <w:r>
        <w:rPr>
          <w:rFonts w:cs="Calibri"/>
        </w:rPr>
        <w:t xml:space="preserve">insertion </w:t>
      </w:r>
      <w:r>
        <w:rPr>
          <w:rFonts w:cs="Calibri"/>
          <w:iCs/>
        </w:rPr>
        <w:t>or order cancellation. So far, after a parked order is triggered, the order reference of the submitted order is generated by CTP and cannot be controlled by client programs.</w:t>
      </w:r>
    </w:p>
    <w:p w:rsidR="00274F8B" w:rsidRDefault="00F9769E">
      <w:pPr>
        <w:pStyle w:val="2"/>
        <w:numPr>
          <w:ilvl w:val="1"/>
          <w:numId w:val="2"/>
        </w:numPr>
      </w:pPr>
      <w:bookmarkStart w:id="982" w:name="_Toc402796998"/>
      <w:bookmarkStart w:id="983" w:name="_Toc6719"/>
      <w:r>
        <w:rPr>
          <w:rFonts w:hint="eastAsia"/>
        </w:rPr>
        <w:t>Cancel an Order</w:t>
      </w:r>
      <w:bookmarkEnd w:id="982"/>
      <w:bookmarkEnd w:id="983"/>
    </w:p>
    <w:p w:rsidR="00274F8B" w:rsidRDefault="00F9769E">
      <w:pPr>
        <w:rPr>
          <w:rFonts w:cs="Calibri"/>
        </w:rPr>
      </w:pPr>
      <w:r>
        <w:rPr>
          <w:rFonts w:cs="Calibri"/>
        </w:rPr>
        <w:t xml:space="preserve">The order cancellation method is ReqOrderAction. And the data structure is CThostFtdcInputOrderActionField. </w:t>
      </w:r>
      <w:r>
        <w:rPr>
          <w:rFonts w:cs="Calibri" w:hint="eastAsia"/>
        </w:rPr>
        <w:t xml:space="preserve">Canceling an order </w:t>
      </w:r>
      <w:r>
        <w:rPr>
          <w:rFonts w:cs="Calibri"/>
        </w:rPr>
        <w:t xml:space="preserve">and </w:t>
      </w:r>
      <w:r>
        <w:rPr>
          <w:rFonts w:cs="Calibri" w:hint="eastAsia"/>
        </w:rPr>
        <w:t>placing an order</w:t>
      </w:r>
      <w:r>
        <w:rPr>
          <w:rFonts w:cs="Calibri"/>
        </w:rPr>
        <w:t xml:space="preserve"> are very similar, but there are two points should be paid attention to:</w:t>
      </w:r>
    </w:p>
    <w:p w:rsidR="00274F8B" w:rsidRDefault="00F9769E">
      <w:pPr>
        <w:pStyle w:val="19"/>
        <w:numPr>
          <w:ilvl w:val="0"/>
          <w:numId w:val="10"/>
        </w:numPr>
        <w:rPr>
          <w:rFonts w:cs="Calibri"/>
        </w:rPr>
      </w:pPr>
      <w:r>
        <w:rPr>
          <w:rFonts w:cs="Calibri"/>
        </w:rPr>
        <w:t>ActionFlag Field</w:t>
      </w:r>
    </w:p>
    <w:p w:rsidR="00274F8B" w:rsidRDefault="00F9769E">
      <w:pPr>
        <w:pStyle w:val="19"/>
        <w:ind w:left="360"/>
        <w:rPr>
          <w:rFonts w:cs="Calibri"/>
        </w:rPr>
      </w:pPr>
      <w:r>
        <w:rPr>
          <w:rFonts w:cs="Calibri"/>
        </w:rPr>
        <w:t xml:space="preserve">Currently, domestic exchanges only support </w:t>
      </w:r>
      <w:r>
        <w:rPr>
          <w:rFonts w:cs="Calibri" w:hint="eastAsia"/>
        </w:rPr>
        <w:t>canceling an order</w:t>
      </w:r>
      <w:r>
        <w:rPr>
          <w:rFonts w:cs="Calibri"/>
        </w:rPr>
        <w:t xml:space="preserve"> and do not support </w:t>
      </w:r>
      <w:r>
        <w:rPr>
          <w:rFonts w:cs="Calibri" w:hint="eastAsia"/>
        </w:rPr>
        <w:t xml:space="preserve">amending an </w:t>
      </w:r>
      <w:r>
        <w:rPr>
          <w:rFonts w:cs="Calibri"/>
        </w:rPr>
        <w:t xml:space="preserve">order, so </w:t>
      </w:r>
      <w:ins w:id="984" w:author="陈学锋" w:date="2018-07-13T21:53:00Z">
        <w:r w:rsidR="008C5BEA">
          <w:rPr>
            <w:rFonts w:cs="Calibri"/>
          </w:rPr>
          <w:t xml:space="preserve">the </w:t>
        </w:r>
      </w:ins>
      <w:r>
        <w:rPr>
          <w:rFonts w:cs="Calibri"/>
        </w:rPr>
        <w:t xml:space="preserve">ReqOrderAction method only supports </w:t>
      </w:r>
      <w:r>
        <w:rPr>
          <w:rFonts w:cs="Calibri" w:hint="eastAsia"/>
        </w:rPr>
        <w:t xml:space="preserve">canceling an </w:t>
      </w:r>
      <w:r>
        <w:rPr>
          <w:rFonts w:cs="Calibri"/>
        </w:rPr>
        <w:t xml:space="preserve">order </w:t>
      </w:r>
      <w:r>
        <w:rPr>
          <w:rFonts w:cs="Calibri" w:hint="eastAsia"/>
        </w:rPr>
        <w:t>a</w:t>
      </w:r>
      <w:r>
        <w:rPr>
          <w:rFonts w:cs="Calibri"/>
        </w:rPr>
        <w:t>nd the available value</w:t>
      </w:r>
      <w:r>
        <w:rPr>
          <w:rFonts w:cs="Calibri" w:hint="eastAsia"/>
        </w:rPr>
        <w:t xml:space="preserve"> </w:t>
      </w:r>
      <w:r>
        <w:rPr>
          <w:rFonts w:cs="Calibri"/>
        </w:rPr>
        <w:t xml:space="preserve">for </w:t>
      </w:r>
      <w:ins w:id="985" w:author="陈学锋" w:date="2018-07-22T11:21:00Z">
        <w:r w:rsidR="003C6BB1">
          <w:rPr>
            <w:rFonts w:cs="Calibri"/>
          </w:rPr>
          <w:t xml:space="preserve">the </w:t>
        </w:r>
      </w:ins>
      <w:r>
        <w:rPr>
          <w:rFonts w:cs="Calibri"/>
        </w:rPr>
        <w:t>ActionFlag field can only be THOST_FTDC_AF_Delete.</w:t>
      </w:r>
    </w:p>
    <w:p w:rsidR="00274F8B" w:rsidRDefault="00F9769E">
      <w:pPr>
        <w:pStyle w:val="19"/>
        <w:numPr>
          <w:ilvl w:val="0"/>
          <w:numId w:val="10"/>
        </w:numPr>
        <w:spacing w:after="0"/>
        <w:rPr>
          <w:rFonts w:cs="Calibri"/>
        </w:rPr>
      </w:pPr>
      <w:r>
        <w:rPr>
          <w:rFonts w:cs="Calibri"/>
        </w:rPr>
        <w:t>Sequence Numbers</w:t>
      </w:r>
    </w:p>
    <w:p w:rsidR="00274F8B" w:rsidRDefault="00F9769E">
      <w:pPr>
        <w:rPr>
          <w:rFonts w:cs="Calibri"/>
        </w:rPr>
      </w:pPr>
      <w:r>
        <w:rPr>
          <w:rFonts w:cs="Calibri"/>
        </w:rPr>
        <w:t xml:space="preserve">   Order cancellation needs to locate the original order via sequence numbers. The three groups of the sequence numbers introduced in the last section could all be used to cancel an order.</w:t>
      </w:r>
    </w:p>
    <w:p w:rsidR="00274F8B" w:rsidRDefault="00F9769E">
      <w:pPr>
        <w:rPr>
          <w:rFonts w:cs="Calibri"/>
          <w:b/>
        </w:rPr>
      </w:pPr>
      <w:r>
        <w:rPr>
          <w:rFonts w:cs="Calibri"/>
          <w:b/>
        </w:rPr>
        <w:t xml:space="preserve">Response and Return for </w:t>
      </w:r>
      <w:r>
        <w:rPr>
          <w:rFonts w:cs="Calibri" w:hint="eastAsia"/>
          <w:b/>
        </w:rPr>
        <w:t xml:space="preserve">Canceling an </w:t>
      </w:r>
      <w:r>
        <w:rPr>
          <w:rFonts w:cs="Calibri"/>
          <w:b/>
        </w:rPr>
        <w:t xml:space="preserve">Order </w:t>
      </w:r>
    </w:p>
    <w:p w:rsidR="00274F8B" w:rsidRDefault="00F9769E">
      <w:pPr>
        <w:rPr>
          <w:rFonts w:cs="Calibri"/>
        </w:rPr>
      </w:pPr>
      <w:r>
        <w:rPr>
          <w:rFonts w:cs="Calibri"/>
        </w:rPr>
        <w:t xml:space="preserve">OnRspOrderAction: Return the response of </w:t>
      </w:r>
      <w:r>
        <w:rPr>
          <w:rFonts w:cs="Calibri" w:hint="eastAsia"/>
        </w:rPr>
        <w:t>the</w:t>
      </w:r>
      <w:r>
        <w:rPr>
          <w:rFonts w:cs="Calibri"/>
        </w:rPr>
        <w:t xml:space="preserve"> order cancellation, </w:t>
      </w:r>
      <w:ins w:id="986" w:author="陈学锋" w:date="2018-07-13T21:56:00Z">
        <w:r w:rsidR="008C5BEA">
          <w:rPr>
            <w:rFonts w:cs="Calibri" w:hint="eastAsia"/>
          </w:rPr>
          <w:t>whi</w:t>
        </w:r>
        <w:r w:rsidR="008C5BEA">
          <w:rPr>
            <w:rFonts w:cs="Calibri"/>
          </w:rPr>
          <w:t xml:space="preserve">ch </w:t>
        </w:r>
      </w:ins>
      <w:del w:id="987" w:author="陈学锋" w:date="2018-07-13T21:56:00Z">
        <w:r w:rsidDel="008C5BEA">
          <w:rPr>
            <w:rFonts w:cs="Calibri"/>
          </w:rPr>
          <w:delText xml:space="preserve">containing </w:delText>
        </w:r>
      </w:del>
      <w:ins w:id="988" w:author="陈学锋" w:date="2018-07-13T21:56:00Z">
        <w:r w:rsidR="008C5BEA">
          <w:rPr>
            <w:rFonts w:cs="Calibri"/>
          </w:rPr>
          <w:t xml:space="preserve">contains </w:t>
        </w:r>
      </w:ins>
      <w:r>
        <w:rPr>
          <w:rFonts w:cs="Calibri"/>
        </w:rPr>
        <w:t xml:space="preserve">error messages returned by the </w:t>
      </w:r>
      <w:r>
        <w:rPr>
          <w:rFonts w:cs="Calibri" w:hint="eastAsia"/>
        </w:rPr>
        <w:t>trading kernel</w:t>
      </w:r>
      <w:r>
        <w:rPr>
          <w:rFonts w:cs="Calibri"/>
        </w:rPr>
        <w:t>.</w:t>
      </w:r>
    </w:p>
    <w:p w:rsidR="00274F8B" w:rsidRDefault="00F9769E">
      <w:pPr>
        <w:rPr>
          <w:rFonts w:cs="Calibri"/>
        </w:rPr>
      </w:pPr>
      <w:r>
        <w:rPr>
          <w:rFonts w:cs="Calibri"/>
        </w:rPr>
        <w:t xml:space="preserve">OnRtnOrder : After the </w:t>
      </w:r>
      <w:r>
        <w:rPr>
          <w:rFonts w:cs="Calibri" w:hint="eastAsia"/>
        </w:rPr>
        <w:t>trading kernel</w:t>
      </w:r>
      <w:r>
        <w:rPr>
          <w:rFonts w:cs="Calibri"/>
        </w:rPr>
        <w:t xml:space="preserve"> validates the order cancellation instruction, the instruction will be submitted to the exchange and </w:t>
      </w:r>
      <w:ins w:id="989" w:author="陈学锋" w:date="2018-07-13T21:58:00Z">
        <w:r w:rsidR="008C5BEA">
          <w:rPr>
            <w:rFonts w:cs="Calibri"/>
          </w:rPr>
          <w:t xml:space="preserve">a </w:t>
        </w:r>
      </w:ins>
      <w:r>
        <w:rPr>
          <w:rFonts w:cs="Calibri"/>
        </w:rPr>
        <w:t xml:space="preserve">new order status of the related order will be returned. </w:t>
      </w:r>
    </w:p>
    <w:p w:rsidR="00274F8B" w:rsidRDefault="00F9769E">
      <w:pPr>
        <w:rPr>
          <w:rFonts w:cs="Calibri"/>
        </w:rPr>
      </w:pPr>
      <w:r>
        <w:rPr>
          <w:rFonts w:cs="Calibri"/>
        </w:rPr>
        <w:t xml:space="preserve">OnErrRtnOrderAction: The exchange will validate the order cancellation instruction again. If the exchange finds it </w:t>
      </w:r>
      <w:del w:id="990" w:author="陈学锋" w:date="2018-07-13T21:57:00Z">
        <w:r w:rsidDel="008C5BEA">
          <w:rPr>
            <w:rFonts w:cs="Calibri"/>
          </w:rPr>
          <w:delText>il</w:delText>
        </w:r>
      </w:del>
      <w:del w:id="991" w:author="陈学锋" w:date="2018-07-12T21:16:00Z">
        <w:r w:rsidDel="00D24C45">
          <w:rPr>
            <w:rFonts w:cs="Calibri"/>
          </w:rPr>
          <w:delText>legal</w:delText>
        </w:r>
      </w:del>
      <w:ins w:id="992" w:author="陈学锋" w:date="2018-07-13T21:57:00Z">
        <w:r w:rsidR="008C5BEA">
          <w:rPr>
            <w:rFonts w:cs="Calibri"/>
          </w:rPr>
          <w:t>il</w:t>
        </w:r>
      </w:ins>
      <w:ins w:id="993" w:author="陈学锋" w:date="2018-07-12T21:16:00Z">
        <w:r w:rsidR="00D24C45">
          <w:rPr>
            <w:rFonts w:cs="Calibri"/>
          </w:rPr>
          <w:t>legitimate</w:t>
        </w:r>
      </w:ins>
      <w:r>
        <w:rPr>
          <w:rFonts w:cs="Calibri"/>
        </w:rPr>
        <w:t xml:space="preserve">, this method will be called and </w:t>
      </w:r>
      <w:r>
        <w:rPr>
          <w:rFonts w:cs="Calibri" w:hint="eastAsia"/>
        </w:rPr>
        <w:t xml:space="preserve">an </w:t>
      </w:r>
      <w:r>
        <w:rPr>
          <w:rFonts w:cs="Calibri"/>
        </w:rPr>
        <w:t xml:space="preserve">error message will be </w:t>
      </w:r>
      <w:r>
        <w:rPr>
          <w:rFonts w:cs="Calibri" w:hint="eastAsia"/>
        </w:rPr>
        <w:t>returned</w:t>
      </w:r>
      <w:r>
        <w:rPr>
          <w:rFonts w:cs="Calibri"/>
        </w:rPr>
        <w:t xml:space="preserve">. And if the order is valid, </w:t>
      </w:r>
      <w:ins w:id="994" w:author="陈学锋" w:date="2018-07-13T21:58:00Z">
        <w:r w:rsidR="008C5BEA">
          <w:rPr>
            <w:rFonts w:cs="Calibri"/>
          </w:rPr>
          <w:t xml:space="preserve">a </w:t>
        </w:r>
      </w:ins>
      <w:r>
        <w:rPr>
          <w:rFonts w:cs="Calibri"/>
        </w:rPr>
        <w:t>new order status of the related order will be returned as well (OnRtnOrder).</w:t>
      </w:r>
    </w:p>
    <w:p w:rsidR="00274F8B" w:rsidRDefault="00274F8B" w:rsidP="003822AC">
      <w:pPr>
        <w:pStyle w:val="a0"/>
        <w:spacing w:before="156"/>
        <w:ind w:firstLine="240"/>
      </w:pPr>
    </w:p>
    <w:p w:rsidR="00274F8B" w:rsidRPr="00AD5995" w:rsidRDefault="00F9769E">
      <w:pPr>
        <w:pStyle w:val="2"/>
        <w:numPr>
          <w:ilvl w:val="1"/>
          <w:numId w:val="2"/>
        </w:numPr>
        <w:rPr>
          <w:highlight w:val="yellow"/>
        </w:rPr>
      </w:pPr>
      <w:bookmarkStart w:id="995" w:name="OLE_LINK171"/>
      <w:bookmarkStart w:id="996" w:name="OLE_LINK172"/>
      <w:bookmarkStart w:id="997" w:name="_Toc402796999"/>
      <w:bookmarkStart w:id="998" w:name="_Toc7145"/>
      <w:r w:rsidRPr="00AD5995">
        <w:rPr>
          <w:highlight w:val="yellow"/>
        </w:rPr>
        <w:t>RFQ</w:t>
      </w:r>
      <w:bookmarkEnd w:id="995"/>
      <w:bookmarkEnd w:id="996"/>
      <w:r w:rsidRPr="00AD5995">
        <w:rPr>
          <w:rFonts w:hint="eastAsia"/>
          <w:highlight w:val="yellow"/>
        </w:rPr>
        <w:t>s</w:t>
      </w:r>
      <w:r w:rsidRPr="00AD5995">
        <w:rPr>
          <w:highlight w:val="yellow"/>
        </w:rPr>
        <w:t xml:space="preserve"> and Quotes</w:t>
      </w:r>
      <w:bookmarkEnd w:id="997"/>
      <w:bookmarkEnd w:id="998"/>
    </w:p>
    <w:p w:rsidR="00274F8B" w:rsidRDefault="00F9769E">
      <w:pPr>
        <w:rPr>
          <w:rFonts w:cs="Calibri"/>
          <w:b/>
        </w:rPr>
      </w:pPr>
      <w:r>
        <w:rPr>
          <w:rFonts w:cs="Calibri"/>
          <w:b/>
        </w:rPr>
        <w:t>RFQ</w:t>
      </w:r>
      <w:r>
        <w:rPr>
          <w:rFonts w:cs="Calibri" w:hint="eastAsia"/>
          <w:b/>
        </w:rPr>
        <w:t>s</w:t>
      </w:r>
    </w:p>
    <w:p w:rsidR="00274F8B" w:rsidRDefault="00F9769E">
      <w:pPr>
        <w:rPr>
          <w:rFonts w:cs="Calibri"/>
        </w:rPr>
      </w:pPr>
      <w:r>
        <w:rPr>
          <w:rFonts w:cs="Calibri"/>
        </w:rPr>
        <w:t xml:space="preserve">The ReqForQuoteInsert method is used </w:t>
      </w:r>
      <w:r>
        <w:rPr>
          <w:rFonts w:cs="Calibri" w:hint="eastAsia"/>
        </w:rPr>
        <w:t>to submit a</w:t>
      </w:r>
      <w:ins w:id="999" w:author="陈学锋" w:date="2018-07-13T21:59:00Z">
        <w:r w:rsidR="008C5BEA">
          <w:rPr>
            <w:rFonts w:cs="Calibri"/>
          </w:rPr>
          <w:t>n</w:t>
        </w:r>
      </w:ins>
      <w:r>
        <w:rPr>
          <w:rFonts w:cs="Calibri" w:hint="eastAsia"/>
        </w:rPr>
        <w:t xml:space="preserve"> RFQ for </w:t>
      </w:r>
      <w:r>
        <w:rPr>
          <w:rFonts w:cs="Calibri"/>
        </w:rPr>
        <w:t xml:space="preserve">investors. The main data structure is </w:t>
      </w:r>
      <w:ins w:id="1000" w:author="陈学锋" w:date="2018-07-22T11:27:00Z">
        <w:r w:rsidR="003C6BB1">
          <w:rPr>
            <w:rFonts w:cs="Calibri"/>
          </w:rPr>
          <w:t xml:space="preserve">the </w:t>
        </w:r>
      </w:ins>
      <w:r>
        <w:rPr>
          <w:rFonts w:cs="Calibri"/>
        </w:rPr>
        <w:t xml:space="preserve">CThostFtdcInputForQuoteField. Only the contract </w:t>
      </w:r>
      <w:r>
        <w:rPr>
          <w:rFonts w:cs="Calibri" w:hint="eastAsia"/>
        </w:rPr>
        <w:t xml:space="preserve">code </w:t>
      </w:r>
      <w:r>
        <w:rPr>
          <w:rFonts w:cs="Calibri"/>
        </w:rPr>
        <w:t>and quote reference number need to be passed in.</w:t>
      </w:r>
    </w:p>
    <w:p w:rsidR="00274F8B" w:rsidRDefault="00F9769E">
      <w:pPr>
        <w:rPr>
          <w:rFonts w:cs="Calibri"/>
        </w:rPr>
      </w:pPr>
      <w:r>
        <w:rPr>
          <w:rFonts w:cs="Calibri"/>
        </w:rPr>
        <w:t xml:space="preserve">The OnRspForQuoteInsert will be called to return </w:t>
      </w:r>
      <w:r>
        <w:rPr>
          <w:rFonts w:cs="Calibri" w:hint="eastAsia"/>
        </w:rPr>
        <w:t xml:space="preserve">an </w:t>
      </w:r>
      <w:r>
        <w:rPr>
          <w:rFonts w:cs="Calibri"/>
        </w:rPr>
        <w:t xml:space="preserve">error message, </w:t>
      </w:r>
      <w:r>
        <w:rPr>
          <w:rFonts w:cs="Calibri" w:hint="eastAsia"/>
        </w:rPr>
        <w:t xml:space="preserve">if </w:t>
      </w:r>
      <w:r>
        <w:rPr>
          <w:rFonts w:cs="Calibri"/>
        </w:rPr>
        <w:t>the RFQ fails the validation. If the RFQ is valid, no message will be returned.</w:t>
      </w:r>
    </w:p>
    <w:p w:rsidR="00274F8B" w:rsidRDefault="00F9769E">
      <w:pPr>
        <w:rPr>
          <w:rFonts w:cs="Calibri"/>
          <w:b/>
        </w:rPr>
      </w:pPr>
      <w:r>
        <w:rPr>
          <w:rFonts w:cs="Calibri"/>
          <w:b/>
        </w:rPr>
        <w:lastRenderedPageBreak/>
        <w:t>Market Makers Receive RFQ</w:t>
      </w:r>
      <w:r>
        <w:rPr>
          <w:rFonts w:cs="Calibri" w:hint="eastAsia"/>
          <w:b/>
        </w:rPr>
        <w:t>s</w:t>
      </w:r>
    </w:p>
    <w:p w:rsidR="00274F8B" w:rsidRDefault="00F9769E">
      <w:pPr>
        <w:rPr>
          <w:rFonts w:cs="Calibri"/>
        </w:rPr>
      </w:pPr>
      <w:r>
        <w:rPr>
          <w:rFonts w:cs="Calibri"/>
        </w:rPr>
        <w:t xml:space="preserve">In </w:t>
      </w:r>
      <w:r>
        <w:rPr>
          <w:rFonts w:cs="Calibri" w:hint="eastAsia"/>
        </w:rPr>
        <w:t xml:space="preserve">the </w:t>
      </w:r>
      <w:r>
        <w:rPr>
          <w:rFonts w:cs="Calibri"/>
        </w:rPr>
        <w:t>trade API, users with market maker’s privilege will receive the investors’ RFQ</w:t>
      </w:r>
      <w:r>
        <w:rPr>
          <w:rFonts w:cs="Calibri" w:hint="eastAsia"/>
        </w:rPr>
        <w:t>s</w:t>
      </w:r>
      <w:r>
        <w:rPr>
          <w:rFonts w:cs="Calibri"/>
        </w:rPr>
        <w:t xml:space="preserve"> automatically after login. Requesting </w:t>
      </w:r>
      <w:del w:id="1001" w:author="陈学锋" w:date="2018-07-13T22:09:00Z">
        <w:r w:rsidDel="00F637FB">
          <w:rPr>
            <w:rFonts w:cs="Calibri"/>
          </w:rPr>
          <w:delText xml:space="preserve">and </w:delText>
        </w:r>
      </w:del>
      <w:ins w:id="1002" w:author="陈学锋" w:date="2018-07-13T22:09:00Z">
        <w:r w:rsidR="00F637FB">
          <w:rPr>
            <w:rFonts w:cs="Calibri"/>
          </w:rPr>
          <w:t xml:space="preserve">or </w:t>
        </w:r>
      </w:ins>
      <w:r>
        <w:rPr>
          <w:rFonts w:cs="Calibri"/>
        </w:rPr>
        <w:t>subscri</w:t>
      </w:r>
      <w:r>
        <w:rPr>
          <w:rFonts w:cs="Calibri" w:hint="eastAsia"/>
        </w:rPr>
        <w:t xml:space="preserve">bing </w:t>
      </w:r>
      <w:r>
        <w:rPr>
          <w:rFonts w:cs="Calibri"/>
        </w:rPr>
        <w:t>the</w:t>
      </w:r>
      <w:r>
        <w:rPr>
          <w:rFonts w:cs="Calibri" w:hint="eastAsia"/>
        </w:rPr>
        <w:t xml:space="preserve"> RFQs </w:t>
      </w:r>
      <w:r>
        <w:rPr>
          <w:rFonts w:cs="Calibri"/>
        </w:rPr>
        <w:t>are not needed. The OnRtnForQuoteRsp is used for receiving RFQ</w:t>
      </w:r>
      <w:r>
        <w:rPr>
          <w:rFonts w:cs="Calibri" w:hint="eastAsia"/>
        </w:rPr>
        <w:t>s</w:t>
      </w:r>
      <w:r>
        <w:rPr>
          <w:rFonts w:cs="Calibri"/>
        </w:rPr>
        <w:t>.</w:t>
      </w:r>
    </w:p>
    <w:p w:rsidR="00274F8B" w:rsidRDefault="00F9769E">
      <w:pPr>
        <w:rPr>
          <w:rFonts w:cs="Calibri"/>
          <w:b/>
        </w:rPr>
      </w:pPr>
      <w:r>
        <w:rPr>
          <w:rFonts w:cs="Calibri"/>
          <w:b/>
        </w:rPr>
        <w:t xml:space="preserve">Market Maker Insert Quotes </w:t>
      </w:r>
    </w:p>
    <w:p w:rsidR="00274F8B" w:rsidRDefault="00F9769E">
      <w:pPr>
        <w:rPr>
          <w:rFonts w:cs="Calibri"/>
        </w:rPr>
      </w:pPr>
      <w:r>
        <w:rPr>
          <w:rFonts w:cs="Calibri"/>
        </w:rPr>
        <w:t>To insert a quote, the ReqQuoteInsert method is used and the main data structure is CThostFtdcInputQuoteField.</w:t>
      </w:r>
    </w:p>
    <w:p w:rsidR="00274F8B" w:rsidRDefault="003822AC">
      <w:pPr>
        <w:rPr>
          <w:rFonts w:cs="Calibri"/>
          <w:sz w:val="24"/>
          <w:szCs w:val="24"/>
        </w:rPr>
      </w:pPr>
      <w:r>
        <w:rPr>
          <w:rFonts w:cs="Calibri" w:hint="eastAsia"/>
          <w:noProof/>
          <w:sz w:val="24"/>
          <w:szCs w:val="24"/>
        </w:rPr>
        <w:drawing>
          <wp:inline distT="0" distB="0" distL="0" distR="0">
            <wp:extent cx="6000750" cy="6153150"/>
            <wp:effectExtent l="0" t="0" r="0" b="0"/>
            <wp:docPr id="22" name="图片 26" descr="做市商报价代码片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做市商报价代码片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6153150"/>
                    </a:xfrm>
                    <a:prstGeom prst="rect">
                      <a:avLst/>
                    </a:prstGeom>
                    <a:noFill/>
                    <a:ln>
                      <a:noFill/>
                    </a:ln>
                  </pic:spPr>
                </pic:pic>
              </a:graphicData>
            </a:graphic>
          </wp:inline>
        </w:drawing>
      </w:r>
    </w:p>
    <w:p w:rsidR="00274F8B" w:rsidRDefault="00F9769E">
      <w:pPr>
        <w:rPr>
          <w:rFonts w:cs="Calibri"/>
        </w:rPr>
      </w:pPr>
      <w:r>
        <w:rPr>
          <w:rFonts w:cs="Calibri"/>
        </w:rPr>
        <w:t xml:space="preserve">The OnRspQuoteInsert method is called when the </w:t>
      </w:r>
      <w:r>
        <w:rPr>
          <w:rFonts w:cs="Calibri" w:hint="eastAsia"/>
        </w:rPr>
        <w:t xml:space="preserve">quote </w:t>
      </w:r>
      <w:r>
        <w:rPr>
          <w:rFonts w:cs="Calibri"/>
        </w:rPr>
        <w:t xml:space="preserve">fails the validation and </w:t>
      </w:r>
      <w:r>
        <w:rPr>
          <w:rFonts w:cs="Calibri" w:hint="eastAsia"/>
        </w:rPr>
        <w:t>an</w:t>
      </w:r>
      <w:r>
        <w:rPr>
          <w:rFonts w:cs="Calibri"/>
        </w:rPr>
        <w:t xml:space="preserve"> error message </w:t>
      </w:r>
      <w:r>
        <w:rPr>
          <w:rFonts w:cs="Calibri" w:hint="eastAsia"/>
        </w:rPr>
        <w:t xml:space="preserve">is returned by </w:t>
      </w:r>
      <w:r>
        <w:rPr>
          <w:rFonts w:cs="Calibri"/>
        </w:rPr>
        <w:t xml:space="preserve">the </w:t>
      </w:r>
      <w:r>
        <w:rPr>
          <w:rFonts w:cs="Calibri" w:hint="eastAsia"/>
        </w:rPr>
        <w:t>trading kernel</w:t>
      </w:r>
      <w:r>
        <w:rPr>
          <w:rFonts w:cs="Calibri"/>
        </w:rPr>
        <w:t>.</w:t>
      </w:r>
    </w:p>
    <w:p w:rsidR="00274F8B" w:rsidRDefault="00F9769E">
      <w:pPr>
        <w:rPr>
          <w:rFonts w:cs="Calibri"/>
        </w:rPr>
      </w:pPr>
      <w:r>
        <w:rPr>
          <w:rFonts w:cs="Calibri"/>
        </w:rPr>
        <w:lastRenderedPageBreak/>
        <w:t xml:space="preserve">When </w:t>
      </w:r>
      <w:r>
        <w:rPr>
          <w:rFonts w:cs="Calibri" w:hint="eastAsia"/>
        </w:rPr>
        <w:t>a quote</w:t>
      </w:r>
      <w:r>
        <w:rPr>
          <w:rFonts w:cs="Calibri"/>
        </w:rPr>
        <w:t xml:space="preserve"> passes the validation and the </w:t>
      </w:r>
      <w:r>
        <w:rPr>
          <w:rFonts w:cs="Calibri" w:hint="eastAsia"/>
        </w:rPr>
        <w:t xml:space="preserve">trading kernel </w:t>
      </w:r>
      <w:r>
        <w:rPr>
          <w:rFonts w:cs="Calibri"/>
        </w:rPr>
        <w:t xml:space="preserve">submits the </w:t>
      </w:r>
      <w:r>
        <w:rPr>
          <w:rFonts w:cs="Calibri" w:hint="eastAsia"/>
        </w:rPr>
        <w:t>quote</w:t>
      </w:r>
      <w:r>
        <w:rPr>
          <w:rFonts w:cs="Calibri"/>
        </w:rPr>
        <w:t xml:space="preserve"> to the exchange, the OnRtnQuote will be invoked. </w:t>
      </w:r>
      <w:r>
        <w:rPr>
          <w:rFonts w:cs="Calibri" w:hint="eastAsia"/>
        </w:rPr>
        <w:t>T</w:t>
      </w:r>
      <w:r>
        <w:rPr>
          <w:rFonts w:cs="Calibri"/>
        </w:rPr>
        <w:t xml:space="preserve">wo </w:t>
      </w:r>
      <w:r>
        <w:rPr>
          <w:rFonts w:cs="Calibri" w:hint="eastAsia"/>
        </w:rPr>
        <w:t xml:space="preserve">regular </w:t>
      </w:r>
      <w:r>
        <w:rPr>
          <w:rFonts w:cs="Calibri"/>
        </w:rPr>
        <w:t xml:space="preserve">orders will be derived from the </w:t>
      </w:r>
      <w:r>
        <w:rPr>
          <w:rFonts w:cs="Calibri" w:hint="eastAsia"/>
        </w:rPr>
        <w:t>quote</w:t>
      </w:r>
      <w:r>
        <w:rPr>
          <w:rFonts w:cs="Calibri"/>
        </w:rPr>
        <w:t xml:space="preserve"> and be submitted to the exchange together</w:t>
      </w:r>
      <w:r>
        <w:rPr>
          <w:rFonts w:cs="Calibri" w:hint="eastAsia"/>
        </w:rPr>
        <w:t xml:space="preserve"> with the quote</w:t>
      </w:r>
      <w:r>
        <w:rPr>
          <w:rFonts w:cs="Calibri"/>
        </w:rPr>
        <w:t>. In this case, onRtnOrder will also be invoked.</w:t>
      </w:r>
    </w:p>
    <w:p w:rsidR="00274F8B" w:rsidRDefault="00F9769E">
      <w:pPr>
        <w:rPr>
          <w:rFonts w:cs="Calibri"/>
        </w:rPr>
      </w:pPr>
      <w:r>
        <w:rPr>
          <w:rFonts w:cs="Calibri"/>
        </w:rPr>
        <w:t xml:space="preserve">From version 6.3.0, two fields AskOrderRef and </w:t>
      </w:r>
      <w:del w:id="1003" w:author="陈学锋" w:date="2018-07-13T22:10:00Z">
        <w:r w:rsidDel="00F637FB">
          <w:rPr>
            <w:rFonts w:cs="Calibri"/>
          </w:rPr>
          <w:delText xml:space="preserve">BidOrdreRef </w:delText>
        </w:r>
      </w:del>
      <w:ins w:id="1004" w:author="陈学锋" w:date="2018-07-13T22:10:00Z">
        <w:r w:rsidR="00F637FB">
          <w:rPr>
            <w:rFonts w:cs="Calibri"/>
          </w:rPr>
          <w:t xml:space="preserve">BidOrderRef </w:t>
        </w:r>
      </w:ins>
      <w:r>
        <w:rPr>
          <w:rFonts w:cs="Calibri"/>
        </w:rPr>
        <w:t xml:space="preserve">are added </w:t>
      </w:r>
      <w:del w:id="1005" w:author="陈学锋" w:date="2018-07-13T22:10:00Z">
        <w:r w:rsidDel="00F637FB">
          <w:rPr>
            <w:rFonts w:cs="Calibri"/>
          </w:rPr>
          <w:delText xml:space="preserve">in </w:delText>
        </w:r>
      </w:del>
      <w:ins w:id="1006" w:author="陈学锋" w:date="2018-07-13T22:10:00Z">
        <w:r w:rsidR="00F637FB">
          <w:rPr>
            <w:rFonts w:cs="Calibri"/>
          </w:rPr>
          <w:t xml:space="preserve">to </w:t>
        </w:r>
      </w:ins>
      <w:r>
        <w:rPr>
          <w:rFonts w:cs="Calibri"/>
        </w:rPr>
        <w:t>the API. These two values will be assigned to the OrderRef fields of the two derived orders respectively. If client programs do not designate the</w:t>
      </w:r>
      <w:r>
        <w:rPr>
          <w:rFonts w:cs="Calibri" w:hint="eastAsia"/>
        </w:rPr>
        <w:t>se</w:t>
      </w:r>
      <w:r>
        <w:rPr>
          <w:rFonts w:cs="Calibri"/>
        </w:rPr>
        <w:t xml:space="preserve"> values, the </w:t>
      </w:r>
      <w:r>
        <w:rPr>
          <w:rFonts w:cs="Calibri" w:hint="eastAsia"/>
        </w:rPr>
        <w:t>trading kernel</w:t>
      </w:r>
      <w:r>
        <w:rPr>
          <w:rFonts w:cs="Calibri"/>
        </w:rPr>
        <w:t xml:space="preserve"> will assign them automatically.</w:t>
      </w:r>
    </w:p>
    <w:p w:rsidR="00A333D7" w:rsidRDefault="00A333D7" w:rsidP="00A333D7">
      <w:pPr>
        <w:pStyle w:val="a0"/>
        <w:spacing w:before="156"/>
        <w:ind w:firstLine="240"/>
      </w:pPr>
    </w:p>
    <w:p w:rsidR="00A333D7" w:rsidRDefault="00A333D7" w:rsidP="00A333D7">
      <w:pPr>
        <w:pStyle w:val="a0"/>
        <w:spacing w:before="156"/>
        <w:ind w:firstLineChars="0" w:firstLine="0"/>
      </w:pPr>
      <w:r>
        <w:rPr>
          <w:rFonts w:hint="eastAsia"/>
        </w:rPr>
        <w:t xml:space="preserve">From version 6.3.6, </w:t>
      </w:r>
      <w:ins w:id="1007" w:author="陈学锋" w:date="2018-07-22T11:33:00Z">
        <w:r w:rsidR="00AE38F7">
          <w:t xml:space="preserve">the </w:t>
        </w:r>
      </w:ins>
      <w:r>
        <w:rPr>
          <w:rFonts w:hint="eastAsia"/>
        </w:rPr>
        <w:t xml:space="preserve">field ForQuoteSysID is added </w:t>
      </w:r>
      <w:del w:id="1008" w:author="陈学锋" w:date="2018-07-13T22:11:00Z">
        <w:r w:rsidDel="00F637FB">
          <w:rPr>
            <w:rFonts w:hint="eastAsia"/>
          </w:rPr>
          <w:delText xml:space="preserve">in </w:delText>
        </w:r>
      </w:del>
      <w:ins w:id="1009" w:author="陈学锋" w:date="2018-07-13T22:11:00Z">
        <w:r w:rsidR="00F637FB">
          <w:t>to</w:t>
        </w:r>
        <w:r w:rsidR="00F637FB">
          <w:rPr>
            <w:rFonts w:hint="eastAsia"/>
          </w:rPr>
          <w:t xml:space="preserve"> </w:t>
        </w:r>
      </w:ins>
      <w:r>
        <w:rPr>
          <w:rFonts w:hint="eastAsia"/>
        </w:rPr>
        <w:t xml:space="preserve">the API. </w:t>
      </w:r>
      <w:del w:id="1010" w:author="陈学锋" w:date="2018-07-13T22:11:00Z">
        <w:r w:rsidR="000E3D9D" w:rsidDel="00F637FB">
          <w:rPr>
            <w:rFonts w:hint="eastAsia"/>
          </w:rPr>
          <w:delText xml:space="preserve">The </w:delText>
        </w:r>
      </w:del>
      <w:ins w:id="1011" w:author="陈学锋" w:date="2018-07-13T22:11:00Z">
        <w:r w:rsidR="00F637FB">
          <w:t>A</w:t>
        </w:r>
        <w:r w:rsidR="00F637FB">
          <w:rPr>
            <w:rFonts w:hint="eastAsia"/>
          </w:rPr>
          <w:t xml:space="preserve"> </w:t>
        </w:r>
      </w:ins>
      <w:r w:rsidR="000E3D9D">
        <w:rPr>
          <w:rFonts w:hint="eastAsia"/>
        </w:rPr>
        <w:t xml:space="preserve">market maker connecting </w:t>
      </w:r>
      <w:del w:id="1012" w:author="陈学锋" w:date="2018-07-13T22:11:00Z">
        <w:r w:rsidR="000E3D9D" w:rsidDel="00F637FB">
          <w:rPr>
            <w:rFonts w:hint="eastAsia"/>
          </w:rPr>
          <w:delText xml:space="preserve">with </w:delText>
        </w:r>
      </w:del>
      <w:ins w:id="1013" w:author="陈学锋" w:date="2018-07-13T22:11:00Z">
        <w:r w:rsidR="00F637FB">
          <w:t xml:space="preserve">to </w:t>
        </w:r>
      </w:ins>
      <w:r w:rsidR="000E3D9D">
        <w:rPr>
          <w:rFonts w:hint="eastAsia"/>
        </w:rPr>
        <w:t xml:space="preserve">DCE </w:t>
      </w:r>
      <w:r w:rsidR="000E3D9D">
        <w:t>and</w:t>
      </w:r>
      <w:r w:rsidR="000E3D9D">
        <w:rPr>
          <w:rFonts w:hint="eastAsia"/>
        </w:rPr>
        <w:t xml:space="preserve"> CZCE should fill in the bid region with </w:t>
      </w:r>
      <w:ins w:id="1014" w:author="陈学锋" w:date="2018-07-13T22:13:00Z">
        <w:r w:rsidR="00370831">
          <w:t xml:space="preserve">the quote ID </w:t>
        </w:r>
      </w:ins>
      <w:r w:rsidR="000E3D9D">
        <w:rPr>
          <w:rFonts w:hint="eastAsia"/>
        </w:rPr>
        <w:t xml:space="preserve">(ForQuoteSysID) </w:t>
      </w:r>
      <w:del w:id="1015" w:author="陈学锋" w:date="2018-07-13T22:13:00Z">
        <w:r w:rsidR="000E3D9D" w:rsidDel="00370831">
          <w:rPr>
            <w:rFonts w:hint="eastAsia"/>
          </w:rPr>
          <w:delText xml:space="preserve">in </w:delText>
        </w:r>
      </w:del>
      <w:ins w:id="1016" w:author="陈学锋" w:date="2018-07-13T22:13:00Z">
        <w:r w:rsidR="00370831">
          <w:t>from the quote response</w:t>
        </w:r>
        <w:r w:rsidR="00370831">
          <w:rPr>
            <w:rFonts w:hint="eastAsia"/>
          </w:rPr>
          <w:t xml:space="preserve"> </w:t>
        </w:r>
      </w:ins>
      <w:r w:rsidR="000E3D9D">
        <w:rPr>
          <w:rFonts w:hint="eastAsia"/>
        </w:rPr>
        <w:t>(OnRtnForQuoteRsp). Exchange</w:t>
      </w:r>
      <w:ins w:id="1017" w:author="陈学锋" w:date="2018-07-22T11:34:00Z">
        <w:r w:rsidR="00AE38F7">
          <w:t>s</w:t>
        </w:r>
      </w:ins>
      <w:r w:rsidR="000E3D9D">
        <w:rPr>
          <w:rFonts w:hint="eastAsia"/>
        </w:rPr>
        <w:t xml:space="preserve"> will </w:t>
      </w:r>
      <w:bookmarkStart w:id="1018" w:name="OLE_LINK173"/>
      <w:bookmarkStart w:id="1019" w:name="OLE_LINK174"/>
      <w:r w:rsidR="000E3D9D">
        <w:rPr>
          <w:rFonts w:hint="eastAsia"/>
        </w:rPr>
        <w:t>coun</w:t>
      </w:r>
      <w:bookmarkEnd w:id="1018"/>
      <w:bookmarkEnd w:id="1019"/>
      <w:r w:rsidR="000E3D9D">
        <w:rPr>
          <w:rFonts w:hint="eastAsia"/>
        </w:rPr>
        <w:t xml:space="preserve">t the bid </w:t>
      </w:r>
      <w:bookmarkStart w:id="1020" w:name="OLE_LINK175"/>
      <w:bookmarkStart w:id="1021" w:name="OLE_LINK176"/>
      <w:r w:rsidR="000E3D9D">
        <w:rPr>
          <w:rFonts w:hint="eastAsia"/>
        </w:rPr>
        <w:t xml:space="preserve">finishing rate of </w:t>
      </w:r>
      <w:ins w:id="1022" w:author="陈学锋" w:date="2018-07-13T22:14:00Z">
        <w:r w:rsidR="00370831">
          <w:t xml:space="preserve">a </w:t>
        </w:r>
      </w:ins>
      <w:r w:rsidR="000E3D9D">
        <w:rPr>
          <w:rFonts w:hint="eastAsia"/>
        </w:rPr>
        <w:t xml:space="preserve">market maker </w:t>
      </w:r>
      <w:bookmarkEnd w:id="1020"/>
      <w:bookmarkEnd w:id="1021"/>
      <w:r w:rsidR="000E3D9D">
        <w:rPr>
          <w:rFonts w:hint="eastAsia"/>
        </w:rPr>
        <w:t>according to this field.</w:t>
      </w:r>
    </w:p>
    <w:p w:rsidR="00F425FA" w:rsidRPr="00F425FA" w:rsidRDefault="00F425FA" w:rsidP="00A333D7">
      <w:pPr>
        <w:pStyle w:val="a0"/>
        <w:spacing w:before="156"/>
        <w:ind w:firstLineChars="0" w:firstLine="0"/>
        <w:rPr>
          <w:b/>
        </w:rPr>
      </w:pPr>
      <w:r w:rsidRPr="00F425FA">
        <w:rPr>
          <w:rFonts w:hint="eastAsia"/>
          <w:b/>
        </w:rPr>
        <w:t>Note:</w:t>
      </w:r>
      <w:r w:rsidRPr="00F425FA">
        <w:rPr>
          <w:rFonts w:hint="eastAsia"/>
        </w:rPr>
        <w:t xml:space="preserve"> </w:t>
      </w:r>
      <w:r w:rsidR="00C71157">
        <w:rPr>
          <w:rFonts w:hint="eastAsia"/>
        </w:rPr>
        <w:t xml:space="preserve">This field is not necessary for </w:t>
      </w:r>
      <w:r w:rsidR="00D5767C">
        <w:rPr>
          <w:rFonts w:hint="eastAsia"/>
        </w:rPr>
        <w:t>market maker</w:t>
      </w:r>
      <w:ins w:id="1023" w:author="陈学锋" w:date="2018-07-13T22:15:00Z">
        <w:r w:rsidR="00370831">
          <w:t>s</w:t>
        </w:r>
      </w:ins>
      <w:r w:rsidR="0032585E">
        <w:rPr>
          <w:rFonts w:hint="eastAsia"/>
        </w:rPr>
        <w:t xml:space="preserve"> connecting </w:t>
      </w:r>
      <w:del w:id="1024" w:author="陈学锋" w:date="2018-07-13T22:15:00Z">
        <w:r w:rsidR="0032585E" w:rsidDel="00370831">
          <w:rPr>
            <w:rFonts w:hint="eastAsia"/>
          </w:rPr>
          <w:delText xml:space="preserve">with </w:delText>
        </w:r>
      </w:del>
      <w:ins w:id="1025" w:author="陈学锋" w:date="2018-07-13T22:15:00Z">
        <w:r w:rsidR="00370831">
          <w:t>to</w:t>
        </w:r>
        <w:r w:rsidR="00370831">
          <w:rPr>
            <w:rFonts w:hint="eastAsia"/>
          </w:rPr>
          <w:t xml:space="preserve"> </w:t>
        </w:r>
      </w:ins>
      <w:r w:rsidR="00C71157">
        <w:rPr>
          <w:rFonts w:hint="eastAsia"/>
        </w:rPr>
        <w:t>CFFEX</w:t>
      </w:r>
      <w:r w:rsidR="00F72635">
        <w:rPr>
          <w:rFonts w:hint="eastAsia"/>
        </w:rPr>
        <w:t xml:space="preserve">. The rule for CFFEX to determine the </w:t>
      </w:r>
      <w:r w:rsidR="00D37E66">
        <w:rPr>
          <w:rFonts w:hint="eastAsia"/>
        </w:rPr>
        <w:t>finishing rate of market maker</w:t>
      </w:r>
      <w:ins w:id="1026" w:author="陈学锋" w:date="2018-07-13T22:15:00Z">
        <w:r w:rsidR="00370831">
          <w:t>s</w:t>
        </w:r>
      </w:ins>
      <w:r w:rsidR="00D37E66">
        <w:rPr>
          <w:rFonts w:hint="eastAsia"/>
        </w:rPr>
        <w:t xml:space="preserve"> is </w:t>
      </w:r>
      <w:r w:rsidR="00664419">
        <w:rPr>
          <w:rFonts w:hint="eastAsia"/>
        </w:rPr>
        <w:t xml:space="preserve">that </w:t>
      </w:r>
      <w:del w:id="1027" w:author="陈学锋" w:date="2018-07-13T22:16:00Z">
        <w:r w:rsidR="00664419" w:rsidDel="00370831">
          <w:rPr>
            <w:rFonts w:hint="eastAsia"/>
          </w:rPr>
          <w:delText xml:space="preserve">judging </w:delText>
        </w:r>
      </w:del>
      <w:r w:rsidR="00664419">
        <w:rPr>
          <w:rFonts w:hint="eastAsia"/>
        </w:rPr>
        <w:t>if the market</w:t>
      </w:r>
      <w:r w:rsidR="00A56A7E">
        <w:rPr>
          <w:rFonts w:hint="eastAsia"/>
        </w:rPr>
        <w:t xml:space="preserve"> </w:t>
      </w:r>
      <w:r w:rsidR="00664419">
        <w:rPr>
          <w:rFonts w:hint="eastAsia"/>
        </w:rPr>
        <w:t xml:space="preserve">maker bids </w:t>
      </w:r>
      <w:del w:id="1028" w:author="陈学锋" w:date="2018-07-13T22:16:00Z">
        <w:r w:rsidR="00664419" w:rsidDel="00370831">
          <w:delText>during</w:delText>
        </w:r>
        <w:r w:rsidR="00A56A7E" w:rsidDel="00370831">
          <w:rPr>
            <w:rFonts w:hint="eastAsia"/>
          </w:rPr>
          <w:delText xml:space="preserve"> the</w:delText>
        </w:r>
      </w:del>
      <w:ins w:id="1029" w:author="陈学锋" w:date="2018-07-13T22:16:00Z">
        <w:r w:rsidR="00370831">
          <w:t>within a</w:t>
        </w:r>
      </w:ins>
      <w:r w:rsidR="00A56A7E">
        <w:rPr>
          <w:rFonts w:hint="eastAsia"/>
        </w:rPr>
        <w:t xml:space="preserve"> </w:t>
      </w:r>
      <w:ins w:id="1030" w:author="陈学锋" w:date="2018-07-13T22:16:00Z">
        <w:r w:rsidR="00370831">
          <w:t xml:space="preserve">specific </w:t>
        </w:r>
      </w:ins>
      <w:r w:rsidR="00A56A7E">
        <w:rPr>
          <w:rFonts w:hint="eastAsia"/>
        </w:rPr>
        <w:t>period</w:t>
      </w:r>
      <w:ins w:id="1031" w:author="陈学锋" w:date="2018-07-22T11:37:00Z">
        <w:r w:rsidR="00AE38F7">
          <w:t xml:space="preserve"> of time</w:t>
        </w:r>
      </w:ins>
      <w:ins w:id="1032" w:author="陈学锋" w:date="2018-07-13T22:17:00Z">
        <w:r w:rsidR="00370831">
          <w:t xml:space="preserve"> (specified by exchanges, say 1 min)</w:t>
        </w:r>
      </w:ins>
      <w:r w:rsidR="00A56A7E">
        <w:rPr>
          <w:rFonts w:hint="eastAsia"/>
        </w:rPr>
        <w:t xml:space="preserve"> after </w:t>
      </w:r>
      <w:ins w:id="1033" w:author="陈学锋" w:date="2018-07-22T11:37:00Z">
        <w:r w:rsidR="00AE38F7">
          <w:t xml:space="preserve">the </w:t>
        </w:r>
      </w:ins>
      <w:r w:rsidR="00A56A7E">
        <w:rPr>
          <w:rFonts w:hint="eastAsia"/>
        </w:rPr>
        <w:t xml:space="preserve">exchange sends the ask request to </w:t>
      </w:r>
      <w:ins w:id="1034" w:author="陈学锋" w:date="2018-07-13T22:16:00Z">
        <w:r w:rsidR="00370831">
          <w:t xml:space="preserve">the </w:t>
        </w:r>
      </w:ins>
      <w:r w:rsidR="00A56A7E">
        <w:rPr>
          <w:rFonts w:hint="eastAsia"/>
        </w:rPr>
        <w:t>market maker.</w:t>
      </w:r>
    </w:p>
    <w:p w:rsidR="00274F8B" w:rsidRDefault="00F9769E">
      <w:pPr>
        <w:rPr>
          <w:rFonts w:cs="Calibri"/>
          <w:b/>
        </w:rPr>
      </w:pPr>
      <w:r>
        <w:rPr>
          <w:rFonts w:cs="Calibri"/>
          <w:b/>
        </w:rPr>
        <w:t xml:space="preserve">Cancel </w:t>
      </w:r>
      <w:r>
        <w:rPr>
          <w:rFonts w:cs="Calibri" w:hint="eastAsia"/>
          <w:b/>
        </w:rPr>
        <w:t xml:space="preserve">a </w:t>
      </w:r>
      <w:r>
        <w:rPr>
          <w:rFonts w:cs="Calibri"/>
          <w:b/>
        </w:rPr>
        <w:t>Quote</w:t>
      </w:r>
    </w:p>
    <w:p w:rsidR="00274F8B" w:rsidRDefault="00F9769E">
      <w:pPr>
        <w:rPr>
          <w:rFonts w:cs="Calibri"/>
        </w:rPr>
      </w:pPr>
      <w:r>
        <w:rPr>
          <w:rFonts w:cs="Calibri"/>
        </w:rPr>
        <w:t xml:space="preserve">The ReqQuoteAction method is used to cancel a quote. The usage is similar </w:t>
      </w:r>
      <w:del w:id="1035" w:author="陈学锋" w:date="2018-07-13T22:18:00Z">
        <w:r w:rsidDel="00370831">
          <w:rPr>
            <w:rFonts w:cs="Calibri"/>
          </w:rPr>
          <w:delText xml:space="preserve">with </w:delText>
        </w:r>
      </w:del>
      <w:ins w:id="1036" w:author="陈学锋" w:date="2018-07-13T22:18:00Z">
        <w:r w:rsidR="00370831">
          <w:rPr>
            <w:rFonts w:cs="Calibri"/>
          </w:rPr>
          <w:t xml:space="preserve">to </w:t>
        </w:r>
      </w:ins>
      <w:r>
        <w:rPr>
          <w:rFonts w:cs="Calibri" w:hint="eastAsia"/>
        </w:rPr>
        <w:t xml:space="preserve">the </w:t>
      </w:r>
      <w:r>
        <w:rPr>
          <w:rFonts w:cs="Calibri"/>
        </w:rPr>
        <w:t>ReqOrderAction. The QuoteRef+SessionID+FrontID is used to cancel a quote.</w:t>
      </w:r>
    </w:p>
    <w:p w:rsidR="00274F8B" w:rsidRDefault="00F9769E">
      <w:pPr>
        <w:rPr>
          <w:rFonts w:cs="Calibri"/>
        </w:rPr>
      </w:pPr>
      <w:r>
        <w:rPr>
          <w:rFonts w:cs="Calibri" w:hint="eastAsia"/>
        </w:rPr>
        <w:t>Canceling</w:t>
      </w:r>
      <w:r>
        <w:rPr>
          <w:rFonts w:cs="Calibri"/>
        </w:rPr>
        <w:t xml:space="preserve"> a quote will cancel both the quote and the </w:t>
      </w:r>
      <w:r>
        <w:rPr>
          <w:rFonts w:cs="Calibri" w:hint="eastAsia"/>
        </w:rPr>
        <w:t xml:space="preserve">remaining </w:t>
      </w:r>
      <w:r>
        <w:rPr>
          <w:rFonts w:cs="Calibri"/>
        </w:rPr>
        <w:t>unfilled derived orders.</w:t>
      </w:r>
      <w:r>
        <w:rPr>
          <w:rFonts w:cs="Calibri" w:hint="eastAsia"/>
        </w:rPr>
        <w:t xml:space="preserve"> </w:t>
      </w:r>
      <w:r>
        <w:rPr>
          <w:rFonts w:cs="Calibri"/>
        </w:rPr>
        <w:t xml:space="preserve">A market maker can </w:t>
      </w:r>
      <w:r>
        <w:rPr>
          <w:rFonts w:cs="Calibri" w:hint="eastAsia"/>
        </w:rPr>
        <w:t xml:space="preserve">also </w:t>
      </w:r>
      <w:r>
        <w:rPr>
          <w:rFonts w:cs="Calibri"/>
        </w:rPr>
        <w:t xml:space="preserve">cancel a </w:t>
      </w:r>
      <w:r>
        <w:rPr>
          <w:rFonts w:cs="Calibri" w:hint="eastAsia"/>
        </w:rPr>
        <w:t xml:space="preserve">derived </w:t>
      </w:r>
      <w:r>
        <w:rPr>
          <w:rFonts w:cs="Calibri"/>
        </w:rPr>
        <w:t xml:space="preserve">order </w:t>
      </w:r>
      <w:del w:id="1037" w:author="陈学锋" w:date="2018-07-13T22:19:00Z">
        <w:r w:rsidDel="00370831">
          <w:rPr>
            <w:rFonts w:cs="Calibri"/>
          </w:rPr>
          <w:delText>separately</w:delText>
        </w:r>
      </w:del>
      <w:ins w:id="1038" w:author="陈学锋" w:date="2018-07-13T22:19:00Z">
        <w:r w:rsidR="00370831">
          <w:rPr>
            <w:rFonts w:cs="Calibri"/>
          </w:rPr>
          <w:t>directly</w:t>
        </w:r>
      </w:ins>
      <w:r>
        <w:rPr>
          <w:rFonts w:cs="Calibri"/>
        </w:rPr>
        <w:t xml:space="preserve">. The method is the same </w:t>
      </w:r>
      <w:del w:id="1039" w:author="陈学锋" w:date="2018-07-13T22:20:00Z">
        <w:r w:rsidDel="00370831">
          <w:rPr>
            <w:rFonts w:cs="Calibri"/>
          </w:rPr>
          <w:delText>with</w:delText>
        </w:r>
        <w:r w:rsidDel="00370831">
          <w:rPr>
            <w:rFonts w:cs="Calibri" w:hint="eastAsia"/>
          </w:rPr>
          <w:delText xml:space="preserve"> </w:delText>
        </w:r>
      </w:del>
      <w:ins w:id="1040" w:author="陈学锋" w:date="2018-07-13T22:20:00Z">
        <w:r w:rsidR="00370831">
          <w:rPr>
            <w:rFonts w:cs="Calibri"/>
          </w:rPr>
          <w:t xml:space="preserve">as </w:t>
        </w:r>
      </w:ins>
      <w:r>
        <w:rPr>
          <w:rFonts w:cs="Calibri" w:hint="eastAsia"/>
        </w:rPr>
        <w:t xml:space="preserve">canceling an order </w:t>
      </w:r>
      <w:r>
        <w:rPr>
          <w:rFonts w:cs="Calibri"/>
        </w:rPr>
        <w:t xml:space="preserve">in previous section. </w:t>
      </w:r>
    </w:p>
    <w:p w:rsidR="00274F8B" w:rsidRDefault="00274F8B" w:rsidP="003822AC">
      <w:pPr>
        <w:pStyle w:val="a0"/>
        <w:spacing w:before="156"/>
        <w:ind w:firstLine="240"/>
      </w:pPr>
    </w:p>
    <w:p w:rsidR="00274F8B" w:rsidRDefault="00F9769E">
      <w:pPr>
        <w:pStyle w:val="2"/>
        <w:numPr>
          <w:ilvl w:val="1"/>
          <w:numId w:val="2"/>
        </w:numPr>
      </w:pPr>
      <w:bookmarkStart w:id="1041" w:name="_Toc402797000"/>
      <w:bookmarkStart w:id="1042" w:name="_Toc27003"/>
      <w:r>
        <w:t xml:space="preserve">Exercise </w:t>
      </w:r>
      <w:r>
        <w:rPr>
          <w:rFonts w:hint="eastAsia"/>
        </w:rPr>
        <w:t xml:space="preserve">an </w:t>
      </w:r>
      <w:r>
        <w:t>Option</w:t>
      </w:r>
      <w:bookmarkEnd w:id="1041"/>
      <w:bookmarkEnd w:id="1042"/>
    </w:p>
    <w:p w:rsidR="00274F8B" w:rsidRDefault="00F9769E">
      <w:pPr>
        <w:rPr>
          <w:rFonts w:cs="Calibri"/>
        </w:rPr>
      </w:pPr>
      <w:r>
        <w:rPr>
          <w:rFonts w:cs="Calibri"/>
        </w:rPr>
        <w:t>The ReqExecOrderInsert is used to declare that investors intend to exercise their options. The main data structure is CThostFtdcInputExecOrderField.</w:t>
      </w:r>
    </w:p>
    <w:p w:rsidR="00274F8B" w:rsidRDefault="003822AC">
      <w:pPr>
        <w:rPr>
          <w:rFonts w:cs="Calibri"/>
        </w:rPr>
      </w:pPr>
      <w:r>
        <w:rPr>
          <w:rFonts w:cs="Calibri" w:hint="eastAsia"/>
          <w:noProof/>
        </w:rPr>
        <w:lastRenderedPageBreak/>
        <w:drawing>
          <wp:inline distT="0" distB="0" distL="0" distR="0">
            <wp:extent cx="6000750" cy="6257925"/>
            <wp:effectExtent l="0" t="0" r="0" b="9525"/>
            <wp:docPr id="23" name="图片 27" descr="行权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行权代码"/>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6257925"/>
                    </a:xfrm>
                    <a:prstGeom prst="rect">
                      <a:avLst/>
                    </a:prstGeom>
                    <a:noFill/>
                    <a:ln>
                      <a:noFill/>
                    </a:ln>
                  </pic:spPr>
                </pic:pic>
              </a:graphicData>
            </a:graphic>
          </wp:inline>
        </w:drawing>
      </w:r>
    </w:p>
    <w:p w:rsidR="00274F8B" w:rsidRDefault="00F9769E">
      <w:pPr>
        <w:tabs>
          <w:tab w:val="left" w:pos="645"/>
        </w:tabs>
        <w:rPr>
          <w:rFonts w:cs="Calibri"/>
        </w:rPr>
      </w:pPr>
      <w:r>
        <w:rPr>
          <w:rFonts w:cs="Calibri"/>
        </w:rPr>
        <w:t>If the request fails the validation, the OnRspExecOrderInsert method will be invoked. If the request passes the validation, the OnRtnExecOrder will be invoked.</w:t>
      </w:r>
    </w:p>
    <w:p w:rsidR="00274F8B" w:rsidRDefault="00F9769E">
      <w:pPr>
        <w:tabs>
          <w:tab w:val="left" w:pos="645"/>
        </w:tabs>
        <w:rPr>
          <w:rFonts w:cs="Calibri"/>
        </w:rPr>
      </w:pPr>
      <w:r>
        <w:rPr>
          <w:rFonts w:cs="Calibri"/>
        </w:rPr>
        <w:t xml:space="preserve">After executing </w:t>
      </w:r>
      <w:r>
        <w:rPr>
          <w:rFonts w:cs="Calibri" w:hint="eastAsia"/>
        </w:rPr>
        <w:t xml:space="preserve">an </w:t>
      </w:r>
      <w:r>
        <w:rPr>
          <w:rFonts w:cs="Calibri"/>
        </w:rPr>
        <w:t>option, if a client receives an unexercised message, it means the request has been accepted by the exchange. Because option</w:t>
      </w:r>
      <w:del w:id="1043" w:author="陈学锋" w:date="2018-07-13T22:21:00Z">
        <w:r w:rsidDel="00370831">
          <w:rPr>
            <w:rFonts w:cs="Calibri"/>
          </w:rPr>
          <w:delText>s’</w:delText>
        </w:r>
      </w:del>
      <w:r>
        <w:rPr>
          <w:rFonts w:cs="Calibri"/>
        </w:rPr>
        <w:t xml:space="preserve"> execution is processed during clearing period, </w:t>
      </w:r>
      <w:r>
        <w:rPr>
          <w:rFonts w:cs="Calibri" w:hint="eastAsia"/>
        </w:rPr>
        <w:t xml:space="preserve">so </w:t>
      </w:r>
      <w:r>
        <w:rPr>
          <w:rFonts w:cs="Calibri"/>
        </w:rPr>
        <w:t xml:space="preserve">the unexercised message will be returned </w:t>
      </w:r>
      <w:r>
        <w:rPr>
          <w:rFonts w:cs="Calibri" w:hint="eastAsia"/>
        </w:rPr>
        <w:t xml:space="preserve">by the exchange </w:t>
      </w:r>
      <w:r>
        <w:rPr>
          <w:rFonts w:cs="Calibri"/>
        </w:rPr>
        <w:t>in trading time.</w:t>
      </w:r>
    </w:p>
    <w:p w:rsidR="00274F8B" w:rsidRDefault="00F9769E">
      <w:pPr>
        <w:rPr>
          <w:rFonts w:cs="Calibri"/>
          <w:b/>
        </w:rPr>
      </w:pPr>
      <w:r>
        <w:rPr>
          <w:rFonts w:cs="Calibri"/>
          <w:b/>
        </w:rPr>
        <w:t xml:space="preserve">Four Exchanges’ </w:t>
      </w:r>
      <w:r>
        <w:rPr>
          <w:rFonts w:cs="Calibri" w:hint="eastAsia"/>
          <w:b/>
        </w:rPr>
        <w:t xml:space="preserve">Rules for </w:t>
      </w:r>
      <w:r>
        <w:rPr>
          <w:rFonts w:cs="Calibri"/>
          <w:b/>
        </w:rPr>
        <w:t xml:space="preserve">Exercising Options </w:t>
      </w:r>
    </w:p>
    <w:p w:rsidR="00274F8B" w:rsidRDefault="00F9769E">
      <w:pPr>
        <w:rPr>
          <w:rFonts w:cs="Calibri"/>
        </w:rPr>
      </w:pPr>
      <w:r>
        <w:rPr>
          <w:rFonts w:cs="Calibri"/>
        </w:rPr>
        <w:t>CFFE</w:t>
      </w:r>
      <w:r>
        <w:rPr>
          <w:rFonts w:cs="Calibri" w:hint="eastAsia"/>
        </w:rPr>
        <w:t>X</w:t>
      </w:r>
    </w:p>
    <w:p w:rsidR="00274F8B" w:rsidRDefault="00F9769E">
      <w:pPr>
        <w:rPr>
          <w:rFonts w:cs="Calibri"/>
        </w:rPr>
      </w:pPr>
      <w:del w:id="1044" w:author="陈学锋" w:date="2018-07-22T11:54:00Z">
        <w:r w:rsidDel="00082946">
          <w:rPr>
            <w:rFonts w:cs="Calibri"/>
          </w:rPr>
          <w:lastRenderedPageBreak/>
          <w:delText xml:space="preserve"> </w:delText>
        </w:r>
      </w:del>
      <w:r>
        <w:rPr>
          <w:rFonts w:cs="Calibri"/>
        </w:rPr>
        <w:t xml:space="preserve">In-the-money options will be exercised automatically and out-of-the-money options will be given up automatically. </w:t>
      </w:r>
      <w:r>
        <w:rPr>
          <w:rFonts w:cs="Calibri" w:hint="eastAsia"/>
        </w:rPr>
        <w:t>F</w:t>
      </w:r>
      <w:r>
        <w:rPr>
          <w:rFonts w:cs="Calibri"/>
        </w:rPr>
        <w:t xml:space="preserve">orced exercise is not allowed for out-of-the-money options. After options are exercised, positions will be closed out immediately (because the option exercise date is the same </w:t>
      </w:r>
      <w:del w:id="1045" w:author="陈学锋" w:date="2018-07-13T22:24:00Z">
        <w:r w:rsidDel="00651FD4">
          <w:rPr>
            <w:rFonts w:cs="Calibri"/>
          </w:rPr>
          <w:delText xml:space="preserve">with </w:delText>
        </w:r>
      </w:del>
      <w:ins w:id="1046" w:author="陈学锋" w:date="2018-07-13T22:24:00Z">
        <w:r w:rsidR="00651FD4">
          <w:rPr>
            <w:rFonts w:cs="Calibri"/>
          </w:rPr>
          <w:t xml:space="preserve">as </w:t>
        </w:r>
      </w:ins>
      <w:r>
        <w:rPr>
          <w:rFonts w:cs="Calibri"/>
        </w:rPr>
        <w:t xml:space="preserve">the corresponding underlying future’s delivery date). </w:t>
      </w:r>
    </w:p>
    <w:p w:rsidR="00274F8B" w:rsidRDefault="00F9769E">
      <w:pPr>
        <w:rPr>
          <w:rFonts w:cs="Calibri"/>
        </w:rPr>
      </w:pPr>
      <w:r>
        <w:rPr>
          <w:rFonts w:cs="Calibri"/>
        </w:rPr>
        <w:t>SHFE</w:t>
      </w:r>
    </w:p>
    <w:p w:rsidR="00274F8B" w:rsidRDefault="00F9769E">
      <w:pPr>
        <w:rPr>
          <w:rFonts w:cs="Calibri"/>
        </w:rPr>
      </w:pPr>
      <w:r>
        <w:rPr>
          <w:rFonts w:cs="Calibri"/>
        </w:rPr>
        <w:t>In-the-money options will be exercised automatically and out-of-the-money options will be given up automatically. Investors can choose to execute out-of-the-money options</w:t>
      </w:r>
      <w:r>
        <w:rPr>
          <w:rFonts w:cs="Calibri" w:hint="eastAsia"/>
        </w:rPr>
        <w:t xml:space="preserve"> or not</w:t>
      </w:r>
      <w:r>
        <w:rPr>
          <w:rFonts w:cs="Calibri"/>
        </w:rPr>
        <w:t>. And after executing, it is optional to keep the futures’ positions or not.</w:t>
      </w:r>
    </w:p>
    <w:p w:rsidR="00274F8B" w:rsidRDefault="00F9769E">
      <w:pPr>
        <w:rPr>
          <w:rFonts w:cs="Calibri"/>
        </w:rPr>
      </w:pPr>
      <w:r>
        <w:rPr>
          <w:rFonts w:cs="Calibri"/>
        </w:rPr>
        <w:t>DCE</w:t>
      </w:r>
    </w:p>
    <w:p w:rsidR="00274F8B" w:rsidRDefault="00F9769E">
      <w:pPr>
        <w:rPr>
          <w:rFonts w:cs="Calibri"/>
        </w:rPr>
      </w:pPr>
      <w:r>
        <w:rPr>
          <w:rFonts w:cs="Calibri"/>
        </w:rPr>
        <w:t>If futures companies set the auto-exercise flag in DCE official website, options will be exercised automatically. Otherwise, the investors need to apply to exercise or give up on their own.</w:t>
      </w:r>
    </w:p>
    <w:p w:rsidR="00274F8B" w:rsidRDefault="00F9769E">
      <w:pPr>
        <w:rPr>
          <w:rFonts w:cs="Calibri"/>
        </w:rPr>
      </w:pPr>
      <w:r>
        <w:rPr>
          <w:rFonts w:cs="Calibri"/>
        </w:rPr>
        <w:t>CZCE</w:t>
      </w:r>
    </w:p>
    <w:p w:rsidR="00274F8B" w:rsidRDefault="00F9769E">
      <w:pPr>
        <w:rPr>
          <w:rFonts w:cs="Calibri"/>
        </w:rPr>
      </w:pPr>
      <w:r>
        <w:rPr>
          <w:rFonts w:cs="Calibri"/>
        </w:rPr>
        <w:t>In-the-money options will be exercised automatically and out-of-the-money options will be given up automatically. Investors may apply to exercise or give up on their own.</w:t>
      </w:r>
    </w:p>
    <w:p w:rsidR="0016624B" w:rsidRPr="002F580D" w:rsidRDefault="0016624B" w:rsidP="0016624B">
      <w:pPr>
        <w:pStyle w:val="2"/>
        <w:numPr>
          <w:ilvl w:val="1"/>
          <w:numId w:val="2"/>
        </w:numPr>
        <w:rPr>
          <w:highlight w:val="yellow"/>
        </w:rPr>
      </w:pPr>
      <w:bookmarkStart w:id="1047" w:name="_Toc402797002"/>
      <w:bookmarkStart w:id="1048" w:name="_Toc17378"/>
      <w:bookmarkStart w:id="1049" w:name="_Toc402797001"/>
      <w:bookmarkStart w:id="1050" w:name="_Toc31427"/>
      <w:r w:rsidRPr="002F580D">
        <w:rPr>
          <w:highlight w:val="yellow"/>
        </w:rPr>
        <w:t>M</w:t>
      </w:r>
      <w:r w:rsidRPr="002F580D">
        <w:rPr>
          <w:rFonts w:hint="eastAsia"/>
          <w:highlight w:val="yellow"/>
        </w:rPr>
        <w:t xml:space="preserve">argin of </w:t>
      </w:r>
      <w:r w:rsidR="00BA350D" w:rsidRPr="002F580D">
        <w:rPr>
          <w:rFonts w:hint="eastAsia"/>
          <w:highlight w:val="yellow"/>
        </w:rPr>
        <w:t>Combination Contract</w:t>
      </w:r>
    </w:p>
    <w:p w:rsidR="00BA350D" w:rsidRDefault="00547457" w:rsidP="00BA350D">
      <w:pPr>
        <w:rPr>
          <w:rFonts w:cs="Calibri"/>
        </w:rPr>
      </w:pPr>
      <w:del w:id="1051" w:author="陈学锋" w:date="2018-07-13T22:33:00Z">
        <w:r w:rsidDel="00856D6D">
          <w:rPr>
            <w:rFonts w:cs="Calibri" w:hint="eastAsia"/>
          </w:rPr>
          <w:delText xml:space="preserve">Summary of the rule of </w:delText>
        </w:r>
      </w:del>
      <w:ins w:id="1052" w:author="陈学锋" w:date="2018-07-13T22:33:00Z">
        <w:r w:rsidR="00856D6D">
          <w:rPr>
            <w:rFonts w:cs="Calibri"/>
          </w:rPr>
          <w:t xml:space="preserve">Rules for </w:t>
        </w:r>
      </w:ins>
      <w:r>
        <w:rPr>
          <w:rFonts w:cs="Calibri" w:hint="eastAsia"/>
        </w:rPr>
        <w:t>margin of combination contract:</w:t>
      </w:r>
    </w:p>
    <w:p w:rsidR="00547457" w:rsidRDefault="00547457" w:rsidP="00547457">
      <w:pPr>
        <w:pStyle w:val="a0"/>
        <w:spacing w:before="156"/>
        <w:ind w:firstLineChars="0" w:firstLine="0"/>
      </w:pPr>
      <w:r>
        <w:rPr>
          <w:rFonts w:hint="eastAsia"/>
        </w:rPr>
        <w:t xml:space="preserve">The margin </w:t>
      </w:r>
      <w:ins w:id="1053" w:author="陈学锋" w:date="2018-07-13T22:36:00Z">
        <w:r w:rsidR="00856D6D">
          <w:t xml:space="preserve">rule </w:t>
        </w:r>
      </w:ins>
      <w:r>
        <w:rPr>
          <w:rFonts w:hint="eastAsia"/>
        </w:rPr>
        <w:t>of combination contract</w:t>
      </w:r>
      <w:ins w:id="1054" w:author="陈学锋" w:date="2018-07-22T11:59:00Z">
        <w:r w:rsidR="00082946">
          <w:t>s</w:t>
        </w:r>
      </w:ins>
      <w:r>
        <w:rPr>
          <w:rFonts w:hint="eastAsia"/>
        </w:rPr>
        <w:t xml:space="preserve"> </w:t>
      </w:r>
      <w:del w:id="1055" w:author="陈学锋" w:date="2018-07-13T22:35:00Z">
        <w:r w:rsidDel="00856D6D">
          <w:rPr>
            <w:rFonts w:hint="eastAsia"/>
          </w:rPr>
          <w:delText xml:space="preserve">business in </w:delText>
        </w:r>
      </w:del>
      <w:ins w:id="1056" w:author="陈学锋" w:date="2018-07-13T22:35:00Z">
        <w:r w:rsidR="00856D6D">
          <w:t xml:space="preserve">that </w:t>
        </w:r>
      </w:ins>
      <w:r>
        <w:rPr>
          <w:rFonts w:hint="eastAsia"/>
        </w:rPr>
        <w:t>CFFEX</w:t>
      </w:r>
      <w:ins w:id="1057" w:author="陈学锋" w:date="2018-07-13T22:35:00Z">
        <w:r w:rsidR="00856D6D">
          <w:t xml:space="preserve"> is going to </w:t>
        </w:r>
      </w:ins>
      <w:ins w:id="1058" w:author="陈学锋" w:date="2018-07-13T22:36:00Z">
        <w:r w:rsidR="00856D6D">
          <w:t>implement</w:t>
        </w:r>
      </w:ins>
      <w:r w:rsidR="000B07AE">
        <w:rPr>
          <w:rFonts w:hint="eastAsia"/>
        </w:rPr>
        <w:t xml:space="preserve"> is </w:t>
      </w:r>
      <w:del w:id="1059" w:author="陈学锋" w:date="2018-07-13T22:36:00Z">
        <w:r w:rsidR="000B07AE" w:rsidDel="00856D6D">
          <w:rPr>
            <w:rFonts w:hint="eastAsia"/>
          </w:rPr>
          <w:delText xml:space="preserve">one </w:delText>
        </w:r>
      </w:del>
      <w:ins w:id="1060" w:author="陈学锋" w:date="2018-07-13T22:36:00Z">
        <w:r w:rsidR="00856D6D">
          <w:t xml:space="preserve">a </w:t>
        </w:r>
      </w:ins>
      <w:r w:rsidR="000B07AE">
        <w:rPr>
          <w:rFonts w:hint="eastAsia"/>
        </w:rPr>
        <w:t>type of margin-</w:t>
      </w:r>
      <w:del w:id="1061" w:author="陈学锋" w:date="2018-07-13T22:36:00Z">
        <w:r w:rsidR="000B07AE" w:rsidDel="00856D6D">
          <w:rPr>
            <w:rFonts w:hint="eastAsia"/>
          </w:rPr>
          <w:delText xml:space="preserve">reduced </w:delText>
        </w:r>
      </w:del>
      <w:ins w:id="1062" w:author="陈学锋" w:date="2018-07-13T22:36:00Z">
        <w:r w:rsidR="00856D6D">
          <w:rPr>
            <w:rFonts w:hint="eastAsia"/>
          </w:rPr>
          <w:t>reduc</w:t>
        </w:r>
        <w:r w:rsidR="00856D6D">
          <w:t>tion</w:t>
        </w:r>
        <w:r w:rsidR="00856D6D">
          <w:rPr>
            <w:rFonts w:hint="eastAsia"/>
          </w:rPr>
          <w:t xml:space="preserve"> </w:t>
        </w:r>
      </w:ins>
      <w:r w:rsidR="000B07AE">
        <w:rPr>
          <w:rFonts w:hint="eastAsia"/>
        </w:rPr>
        <w:t>rule</w:t>
      </w:r>
      <w:del w:id="1063" w:author="陈学锋" w:date="2018-07-13T22:36:00Z">
        <w:r w:rsidR="000B07AE" w:rsidDel="00856D6D">
          <w:rPr>
            <w:rFonts w:hint="eastAsia"/>
          </w:rPr>
          <w:delText>s</w:delText>
        </w:r>
      </w:del>
      <w:r w:rsidR="000B07AE">
        <w:rPr>
          <w:rFonts w:hint="eastAsia"/>
        </w:rPr>
        <w:t xml:space="preserve"> different from </w:t>
      </w:r>
      <w:r w:rsidR="006D204D">
        <w:rPr>
          <w:rFonts w:hint="eastAsia"/>
        </w:rPr>
        <w:t>big-edge rules.</w:t>
      </w:r>
      <w:r w:rsidR="000F2CA1">
        <w:rPr>
          <w:rFonts w:hint="eastAsia"/>
        </w:rPr>
        <w:t xml:space="preserve"> Exchange stipulates the matching ratio</w:t>
      </w:r>
      <w:ins w:id="1064" w:author="陈学锋" w:date="2018-07-13T22:39:00Z">
        <w:r w:rsidR="00856D6D">
          <w:t xml:space="preserve"> </w:t>
        </w:r>
      </w:ins>
      <w:r w:rsidR="000F2CA1">
        <w:rPr>
          <w:rFonts w:hint="eastAsia"/>
        </w:rPr>
        <w:t xml:space="preserve">(for instance1:3) between futures&amp;futures, futures&amp;option, </w:t>
      </w:r>
      <w:del w:id="1065" w:author="陈学锋" w:date="2018-07-13T22:39:00Z">
        <w:r w:rsidR="00052910" w:rsidDel="00856D6D">
          <w:rPr>
            <w:rFonts w:hint="eastAsia"/>
          </w:rPr>
          <w:delText xml:space="preserve">and </w:delText>
        </w:r>
      </w:del>
      <w:ins w:id="1066" w:author="陈学锋" w:date="2018-07-13T22:39:00Z">
        <w:r w:rsidR="00856D6D">
          <w:t>or</w:t>
        </w:r>
        <w:r w:rsidR="00856D6D">
          <w:rPr>
            <w:rFonts w:hint="eastAsia"/>
          </w:rPr>
          <w:t xml:space="preserve"> </w:t>
        </w:r>
      </w:ins>
      <w:r w:rsidR="000F2CA1">
        <w:rPr>
          <w:rFonts w:hint="eastAsia"/>
        </w:rPr>
        <w:t>option&amp;futures</w:t>
      </w:r>
      <w:r w:rsidR="00AB4DF9">
        <w:rPr>
          <w:rFonts w:hint="eastAsia"/>
        </w:rPr>
        <w:t>. Investor</w:t>
      </w:r>
      <w:ins w:id="1067" w:author="陈学锋" w:date="2018-07-13T22:39:00Z">
        <w:r w:rsidR="00856D6D">
          <w:t>s</w:t>
        </w:r>
      </w:ins>
      <w:r w:rsidR="00AB4DF9">
        <w:rPr>
          <w:rFonts w:hint="eastAsia"/>
        </w:rPr>
        <w:t xml:space="preserve"> who possesse</w:t>
      </w:r>
      <w:del w:id="1068" w:author="陈学锋" w:date="2018-07-13T22:39:00Z">
        <w:r w:rsidR="00AB4DF9" w:rsidDel="00856D6D">
          <w:rPr>
            <w:rFonts w:hint="eastAsia"/>
          </w:rPr>
          <w:delText>s</w:delText>
        </w:r>
      </w:del>
      <w:r w:rsidR="00AB4DF9">
        <w:rPr>
          <w:rFonts w:hint="eastAsia"/>
        </w:rPr>
        <w:t xml:space="preserve"> the combination </w:t>
      </w:r>
      <w:del w:id="1069" w:author="陈学锋" w:date="2018-07-13T22:39:00Z">
        <w:r w:rsidR="00AB4DF9" w:rsidDel="00856D6D">
          <w:rPr>
            <w:rFonts w:hint="eastAsia"/>
          </w:rPr>
          <w:delText xml:space="preserve">contract </w:delText>
        </w:r>
      </w:del>
      <w:r w:rsidR="00AB4DF9">
        <w:rPr>
          <w:rFonts w:hint="eastAsia"/>
        </w:rPr>
        <w:t>can apply for margin-</w:t>
      </w:r>
      <w:del w:id="1070" w:author="陈学锋" w:date="2018-07-13T22:39:00Z">
        <w:r w:rsidR="00AB4DF9" w:rsidDel="00856D6D">
          <w:rPr>
            <w:rFonts w:hint="eastAsia"/>
          </w:rPr>
          <w:delText xml:space="preserve">reduced </w:delText>
        </w:r>
      </w:del>
      <w:ins w:id="1071" w:author="陈学锋" w:date="2018-07-13T22:39:00Z">
        <w:r w:rsidR="00856D6D">
          <w:rPr>
            <w:rFonts w:hint="eastAsia"/>
          </w:rPr>
          <w:t>reduc</w:t>
        </w:r>
        <w:r w:rsidR="00856D6D">
          <w:t>tion</w:t>
        </w:r>
        <w:r w:rsidR="00856D6D">
          <w:rPr>
            <w:rFonts w:hint="eastAsia"/>
          </w:rPr>
          <w:t xml:space="preserve"> </w:t>
        </w:r>
      </w:ins>
      <w:del w:id="1072" w:author="陈学锋" w:date="2018-07-13T22:39:00Z">
        <w:r w:rsidR="00AB4DF9" w:rsidDel="00856D6D">
          <w:rPr>
            <w:rFonts w:hint="eastAsia"/>
          </w:rPr>
          <w:delText xml:space="preserve">business </w:delText>
        </w:r>
      </w:del>
      <w:r w:rsidR="00AB4DF9">
        <w:rPr>
          <w:rFonts w:hint="eastAsia"/>
        </w:rPr>
        <w:t>from CFFEX. After the application is approved, two single leg</w:t>
      </w:r>
      <w:ins w:id="1073" w:author="陈学锋" w:date="2018-07-13T22:40:00Z">
        <w:r w:rsidR="00856D6D">
          <w:t>s</w:t>
        </w:r>
      </w:ins>
      <w:r w:rsidR="00AB4DF9">
        <w:rPr>
          <w:rFonts w:hint="eastAsia"/>
        </w:rPr>
        <w:t xml:space="preserve"> will be bound to a combination contract, </w:t>
      </w:r>
      <w:del w:id="1074" w:author="陈学锋" w:date="2018-07-13T22:40:00Z">
        <w:r w:rsidR="00AB4DF9" w:rsidDel="00856D6D">
          <w:rPr>
            <w:rFonts w:hint="eastAsia"/>
          </w:rPr>
          <w:delText>for the margin-reduced business</w:delText>
        </w:r>
      </w:del>
      <w:ins w:id="1075" w:author="陈学锋" w:date="2018-07-13T22:40:00Z">
        <w:r w:rsidR="00856D6D">
          <w:t xml:space="preserve">which can </w:t>
        </w:r>
      </w:ins>
      <w:ins w:id="1076" w:author="陈学锋" w:date="2018-07-13T22:44:00Z">
        <w:r w:rsidR="00B05D78">
          <w:t>benefit from the magin-reduction rule</w:t>
        </w:r>
      </w:ins>
      <w:r w:rsidR="00AB4DF9">
        <w:rPr>
          <w:rFonts w:hint="eastAsia"/>
        </w:rPr>
        <w:t xml:space="preserve">. </w:t>
      </w:r>
      <w:del w:id="1077" w:author="陈学锋" w:date="2018-07-13T22:45:00Z">
        <w:r w:rsidR="00AB4DF9" w:rsidDel="00B05D78">
          <w:rPr>
            <w:rFonts w:hint="eastAsia"/>
          </w:rPr>
          <w:delText>Referring to</w:delText>
        </w:r>
      </w:del>
      <w:ins w:id="1078" w:author="陈学锋" w:date="2018-07-13T22:45:00Z">
        <w:r w:rsidR="00B05D78">
          <w:t>When</w:t>
        </w:r>
      </w:ins>
      <w:r w:rsidR="00AB4DF9">
        <w:rPr>
          <w:rFonts w:hint="eastAsia"/>
        </w:rPr>
        <w:t xml:space="preserve"> closing a combination contract, the combination should be </w:t>
      </w:r>
      <w:del w:id="1079" w:author="陈学锋" w:date="2018-07-13T22:46:00Z">
        <w:r w:rsidR="00AB4DF9" w:rsidDel="00B05D78">
          <w:rPr>
            <w:rFonts w:hint="eastAsia"/>
          </w:rPr>
          <w:delText xml:space="preserve">break </w:delText>
        </w:r>
      </w:del>
      <w:ins w:id="1080" w:author="陈学锋" w:date="2018-07-13T22:46:00Z">
        <w:r w:rsidR="00B05D78">
          <w:t>broken</w:t>
        </w:r>
        <w:r w:rsidR="00B05D78">
          <w:rPr>
            <w:rFonts w:hint="eastAsia"/>
          </w:rPr>
          <w:t xml:space="preserve"> </w:t>
        </w:r>
      </w:ins>
      <w:r w:rsidR="00AB4DF9">
        <w:rPr>
          <w:rFonts w:hint="eastAsia"/>
        </w:rPr>
        <w:t xml:space="preserve">up first before closing. </w:t>
      </w:r>
    </w:p>
    <w:p w:rsidR="007F0ED3" w:rsidRDefault="002F580D" w:rsidP="00547457">
      <w:pPr>
        <w:pStyle w:val="a0"/>
        <w:spacing w:before="156"/>
        <w:ind w:firstLineChars="0" w:firstLine="0"/>
      </w:pPr>
      <w:r>
        <w:rPr>
          <w:rFonts w:hint="eastAsia"/>
        </w:rPr>
        <w:t xml:space="preserve">Specific to </w:t>
      </w:r>
      <w:r w:rsidR="007F0ED3">
        <w:rPr>
          <w:rFonts w:hint="eastAsia"/>
        </w:rPr>
        <w:t>margin of combination contract</w:t>
      </w:r>
      <w:del w:id="1081" w:author="陈学锋" w:date="2018-07-13T22:46:00Z">
        <w:r w:rsidR="007F0ED3" w:rsidDel="00B05D78">
          <w:rPr>
            <w:rFonts w:hint="eastAsia"/>
          </w:rPr>
          <w:delText xml:space="preserve"> business</w:delText>
        </w:r>
      </w:del>
      <w:r w:rsidR="007F0ED3">
        <w:rPr>
          <w:rFonts w:hint="eastAsia"/>
        </w:rPr>
        <w:t xml:space="preserve">, ReqCombActionInsert is added to </w:t>
      </w:r>
      <w:ins w:id="1082" w:author="陈学锋" w:date="2018-07-22T12:00:00Z">
        <w:r w:rsidR="00082946">
          <w:t xml:space="preserve">the </w:t>
        </w:r>
      </w:ins>
      <w:r w:rsidR="007F0ED3">
        <w:rPr>
          <w:rFonts w:hint="eastAsia"/>
        </w:rPr>
        <w:t xml:space="preserve">API to support the </w:t>
      </w:r>
      <w:del w:id="1083" w:author="陈学锋" w:date="2018-07-13T22:46:00Z">
        <w:r w:rsidR="007F0ED3" w:rsidDel="00B05D78">
          <w:rPr>
            <w:rFonts w:hint="eastAsia"/>
          </w:rPr>
          <w:delText>business</w:delText>
        </w:r>
      </w:del>
      <w:ins w:id="1084" w:author="陈学锋" w:date="2018-07-13T22:46:00Z">
        <w:r w:rsidR="00B05D78">
          <w:t>rules</w:t>
        </w:r>
      </w:ins>
      <w:r w:rsidR="007F0ED3">
        <w:rPr>
          <w:rFonts w:hint="eastAsia"/>
        </w:rPr>
        <w:t>, and the core structure is CThostFtdInputCombActionField.</w:t>
      </w:r>
    </w:p>
    <w:p w:rsidR="007F0ED3" w:rsidRDefault="007F0ED3" w:rsidP="00547457">
      <w:pPr>
        <w:pStyle w:val="a0"/>
        <w:spacing w:before="156"/>
        <w:ind w:firstLineChars="0" w:firstLine="0"/>
      </w:pPr>
      <w:r>
        <w:rPr>
          <w:rFonts w:hint="eastAsia"/>
        </w:rPr>
        <w:t>CTP</w:t>
      </w:r>
      <w:r w:rsidR="00451FE7">
        <w:rPr>
          <w:rFonts w:hint="eastAsia"/>
        </w:rPr>
        <w:t xml:space="preserve"> greatly simplifies the applying and breaking flow on the basis of margin of combination contract </w:t>
      </w:r>
      <w:del w:id="1085" w:author="陈学锋" w:date="2018-07-13T22:47:00Z">
        <w:r w:rsidR="00451FE7" w:rsidDel="00B05D78">
          <w:rPr>
            <w:rFonts w:hint="eastAsia"/>
          </w:rPr>
          <w:delText>business flow</w:delText>
        </w:r>
      </w:del>
      <w:ins w:id="1086" w:author="陈学锋" w:date="2018-07-13T22:47:00Z">
        <w:r w:rsidR="00B05D78">
          <w:t>rules</w:t>
        </w:r>
      </w:ins>
      <w:r w:rsidR="00451FE7">
        <w:rPr>
          <w:rFonts w:hint="eastAsia"/>
        </w:rPr>
        <w:t xml:space="preserve"> by CFFEX, and developers only need to change </w:t>
      </w:r>
      <w:ins w:id="1087" w:author="陈学锋" w:date="2018-07-13T22:47:00Z">
        <w:r w:rsidR="00B05D78">
          <w:t xml:space="preserve">the code </w:t>
        </w:r>
      </w:ins>
      <w:r w:rsidR="00451FE7">
        <w:rPr>
          <w:rFonts w:hint="eastAsia"/>
        </w:rPr>
        <w:t xml:space="preserve">slightly to realize the margin </w:t>
      </w:r>
      <w:ins w:id="1088" w:author="陈学锋" w:date="2018-07-13T22:48:00Z">
        <w:r w:rsidR="00B05D78">
          <w:t xml:space="preserve">rules </w:t>
        </w:r>
      </w:ins>
      <w:r w:rsidR="00451FE7">
        <w:rPr>
          <w:rFonts w:hint="eastAsia"/>
        </w:rPr>
        <w:t>of combination contract</w:t>
      </w:r>
      <w:ins w:id="1089" w:author="陈学锋" w:date="2018-07-13T22:48:00Z">
        <w:r w:rsidR="00B05D78">
          <w:t>s</w:t>
        </w:r>
      </w:ins>
      <w:del w:id="1090" w:author="陈学锋" w:date="2018-07-13T22:48:00Z">
        <w:r w:rsidR="00451FE7" w:rsidDel="00B05D78">
          <w:rPr>
            <w:rFonts w:hint="eastAsia"/>
          </w:rPr>
          <w:delText xml:space="preserve"> business</w:delText>
        </w:r>
      </w:del>
      <w:r w:rsidR="00451FE7">
        <w:rPr>
          <w:rFonts w:hint="eastAsia"/>
        </w:rPr>
        <w:t xml:space="preserve"> in CFFEX.</w:t>
      </w:r>
    </w:p>
    <w:p w:rsidR="00451FE7" w:rsidRDefault="00451FE7" w:rsidP="00547457">
      <w:pPr>
        <w:pStyle w:val="a0"/>
        <w:spacing w:before="156"/>
        <w:ind w:firstLineChars="0" w:firstLine="0"/>
      </w:pPr>
    </w:p>
    <w:p w:rsidR="00451FE7" w:rsidRDefault="00451FE7" w:rsidP="00547457">
      <w:pPr>
        <w:pStyle w:val="a0"/>
        <w:spacing w:before="156"/>
        <w:ind w:firstLineChars="0" w:firstLine="0"/>
      </w:pPr>
    </w:p>
    <w:p w:rsidR="00451FE7" w:rsidRDefault="00451FE7" w:rsidP="00547457">
      <w:pPr>
        <w:pStyle w:val="a0"/>
        <w:spacing w:before="156"/>
        <w:ind w:firstLineChars="0" w:firstLine="0"/>
      </w:pPr>
    </w:p>
    <w:p w:rsidR="00451FE7" w:rsidRDefault="00451FE7" w:rsidP="00547457">
      <w:pPr>
        <w:pStyle w:val="a0"/>
        <w:spacing w:before="156"/>
        <w:ind w:firstLineChars="0" w:firstLine="0"/>
      </w:pPr>
    </w:p>
    <w:p w:rsidR="00451FE7" w:rsidRDefault="00451FE7" w:rsidP="00547457">
      <w:pPr>
        <w:pStyle w:val="a0"/>
        <w:spacing w:before="156"/>
        <w:ind w:firstLineChars="0" w:firstLine="0"/>
      </w:pPr>
      <w:r>
        <w:t>A</w:t>
      </w:r>
      <w:r>
        <w:rPr>
          <w:rFonts w:hint="eastAsia"/>
        </w:rPr>
        <w:t>pply / Break:</w:t>
      </w:r>
    </w:p>
    <w:p w:rsidR="00451FE7" w:rsidRDefault="00451FE7" w:rsidP="00547457">
      <w:pPr>
        <w:pStyle w:val="a0"/>
        <w:spacing w:before="156"/>
        <w:ind w:firstLineChars="0" w:firstLine="0"/>
      </w:pPr>
      <w:r>
        <w:rPr>
          <w:rFonts w:hint="eastAsia"/>
        </w:rPr>
        <w:t>CThostFtdInputCombActionField</w:t>
      </w:r>
    </w:p>
    <w:p w:rsidR="00451FE7" w:rsidRDefault="00451FE7" w:rsidP="00547457">
      <w:pPr>
        <w:pStyle w:val="a0"/>
        <w:spacing w:before="156"/>
        <w:ind w:firstLineChars="0" w:firstLine="0"/>
      </w:pPr>
      <w:r>
        <w:rPr>
          <w:rFonts w:hint="eastAsia"/>
        </w:rPr>
        <w:t>{</w:t>
      </w:r>
    </w:p>
    <w:p w:rsidR="00451FE7" w:rsidRDefault="001242C5" w:rsidP="001242C5">
      <w:pPr>
        <w:pStyle w:val="a0"/>
        <w:spacing w:before="156"/>
        <w:ind w:firstLineChars="0" w:firstLine="480"/>
      </w:pPr>
      <w:r>
        <w:rPr>
          <w:rFonts w:hint="eastAsia"/>
        </w:rPr>
        <w:t>///BrokerID</w:t>
      </w:r>
    </w:p>
    <w:p w:rsidR="001242C5" w:rsidRDefault="001242C5" w:rsidP="001242C5">
      <w:pPr>
        <w:pStyle w:val="a0"/>
        <w:spacing w:before="156"/>
        <w:ind w:firstLineChars="0" w:firstLine="480"/>
      </w:pPr>
      <w:r>
        <w:rPr>
          <w:rFonts w:hint="eastAsia"/>
        </w:rPr>
        <w:t>TThostFtdcBrokerIDType    Broker ID;</w:t>
      </w:r>
    </w:p>
    <w:p w:rsidR="001242C5" w:rsidRDefault="001242C5" w:rsidP="001242C5">
      <w:pPr>
        <w:pStyle w:val="a0"/>
        <w:spacing w:before="156"/>
        <w:ind w:firstLineChars="0" w:firstLine="480"/>
      </w:pPr>
      <w:r>
        <w:rPr>
          <w:rFonts w:hint="eastAsia"/>
        </w:rPr>
        <w:t>///InvestorID</w:t>
      </w:r>
    </w:p>
    <w:p w:rsidR="001242C5" w:rsidRDefault="001242C5" w:rsidP="001242C5">
      <w:pPr>
        <w:pStyle w:val="a0"/>
        <w:spacing w:before="156"/>
        <w:ind w:firstLineChars="0" w:firstLine="480"/>
      </w:pPr>
      <w:r>
        <w:rPr>
          <w:rFonts w:hint="eastAsia"/>
        </w:rPr>
        <w:t>TThostFtdcInvestorIDType   InvestorID;</w:t>
      </w:r>
    </w:p>
    <w:p w:rsidR="001242C5" w:rsidRDefault="001242C5" w:rsidP="001242C5">
      <w:pPr>
        <w:pStyle w:val="a0"/>
        <w:spacing w:before="156"/>
        <w:ind w:firstLineChars="0" w:firstLine="480"/>
      </w:pPr>
      <w:r>
        <w:rPr>
          <w:rFonts w:hint="eastAsia"/>
        </w:rPr>
        <w:t>///InstrumentID</w:t>
      </w:r>
    </w:p>
    <w:p w:rsidR="00136614" w:rsidRPr="00136614" w:rsidRDefault="00136614" w:rsidP="00136614">
      <w:pPr>
        <w:pStyle w:val="a0"/>
        <w:spacing w:before="156"/>
        <w:ind w:leftChars="220" w:left="604" w:hangingChars="50" w:hanging="120"/>
        <w:rPr>
          <w:color w:val="FF0000"/>
        </w:rPr>
      </w:pPr>
      <w:bookmarkStart w:id="1091" w:name="OLE_LINK179"/>
      <w:bookmarkStart w:id="1092" w:name="OLE_LINK180"/>
      <w:r w:rsidRPr="00136614">
        <w:rPr>
          <w:rFonts w:hint="eastAsia"/>
          <w:color w:val="FF0000"/>
        </w:rPr>
        <w:t xml:space="preserve">Developers need to get combination contract like a&amp;b and then fill in this field by querying </w:t>
      </w:r>
      <w:ins w:id="1093" w:author="陈学锋" w:date="2018-07-22T12:02:00Z">
        <w:r w:rsidR="00082946">
          <w:rPr>
            <w:color w:val="FF0000"/>
          </w:rPr>
          <w:t xml:space="preserve">the </w:t>
        </w:r>
      </w:ins>
      <w:r w:rsidRPr="00136614">
        <w:rPr>
          <w:rFonts w:hint="eastAsia"/>
          <w:color w:val="FF0000"/>
        </w:rPr>
        <w:t>contract (ReqQryInstrument).</w:t>
      </w:r>
    </w:p>
    <w:bookmarkEnd w:id="1091"/>
    <w:bookmarkEnd w:id="1092"/>
    <w:p w:rsidR="001242C5" w:rsidRDefault="00136614" w:rsidP="00136614">
      <w:pPr>
        <w:pStyle w:val="a0"/>
        <w:spacing w:before="156"/>
        <w:ind w:leftChars="220" w:left="604" w:hangingChars="50" w:hanging="120"/>
      </w:pPr>
      <w:r>
        <w:rPr>
          <w:rFonts w:hint="eastAsia"/>
        </w:rPr>
        <w:t>TThostFtdcInstrumentIDType    InstrumentID;</w:t>
      </w:r>
    </w:p>
    <w:p w:rsidR="00136614" w:rsidRDefault="00136614" w:rsidP="00136614">
      <w:pPr>
        <w:pStyle w:val="a0"/>
        <w:spacing w:before="156"/>
        <w:ind w:leftChars="220" w:left="604" w:hangingChars="50" w:hanging="120"/>
      </w:pPr>
      <w:r>
        <w:rPr>
          <w:rFonts w:hint="eastAsia"/>
        </w:rPr>
        <w:t>///Combination referring</w:t>
      </w:r>
    </w:p>
    <w:p w:rsidR="00136614" w:rsidRDefault="00136614" w:rsidP="00136614">
      <w:pPr>
        <w:pStyle w:val="a0"/>
        <w:spacing w:before="156"/>
        <w:ind w:leftChars="220" w:left="604" w:hangingChars="50" w:hanging="120"/>
      </w:pPr>
      <w:r>
        <w:rPr>
          <w:rFonts w:hint="eastAsia"/>
        </w:rPr>
        <w:t>TThostFtdcOrderRefType    CombActionRef;</w:t>
      </w:r>
    </w:p>
    <w:p w:rsidR="00136614" w:rsidRDefault="00136614" w:rsidP="00136614">
      <w:pPr>
        <w:pStyle w:val="a0"/>
        <w:spacing w:before="156"/>
        <w:ind w:leftChars="220" w:left="604" w:hangingChars="50" w:hanging="120"/>
      </w:pPr>
      <w:r>
        <w:rPr>
          <w:rFonts w:hint="eastAsia"/>
        </w:rPr>
        <w:t>///UserID</w:t>
      </w:r>
    </w:p>
    <w:p w:rsidR="00136614" w:rsidRDefault="00136614" w:rsidP="00136614">
      <w:pPr>
        <w:pStyle w:val="a0"/>
        <w:spacing w:before="156"/>
        <w:ind w:leftChars="220" w:left="604" w:hangingChars="50" w:hanging="120"/>
      </w:pPr>
      <w:r>
        <w:rPr>
          <w:rFonts w:hint="eastAsia"/>
        </w:rPr>
        <w:t>TThostFtdcUserIDType    UserID;</w:t>
      </w:r>
    </w:p>
    <w:p w:rsidR="00136614" w:rsidRDefault="00136614" w:rsidP="00136614">
      <w:pPr>
        <w:pStyle w:val="a0"/>
        <w:spacing w:before="156"/>
        <w:ind w:leftChars="220" w:left="604" w:hangingChars="50" w:hanging="120"/>
      </w:pPr>
      <w:r>
        <w:rPr>
          <w:rFonts w:hint="eastAsia"/>
        </w:rPr>
        <w:t>///direction</w:t>
      </w:r>
    </w:p>
    <w:p w:rsidR="00136614" w:rsidRPr="00136614" w:rsidRDefault="00136614" w:rsidP="00136614">
      <w:pPr>
        <w:pStyle w:val="a0"/>
        <w:spacing w:before="156"/>
        <w:ind w:leftChars="220" w:left="604" w:hangingChars="50" w:hanging="120"/>
        <w:rPr>
          <w:color w:val="FF0000"/>
        </w:rPr>
      </w:pPr>
      <w:bookmarkStart w:id="1094" w:name="OLE_LINK181"/>
      <w:bookmarkStart w:id="1095" w:name="OLE_LINK182"/>
      <w:r>
        <w:rPr>
          <w:rFonts w:hint="eastAsia"/>
          <w:color w:val="FF0000"/>
        </w:rPr>
        <w:t xml:space="preserve">Developers need </w:t>
      </w:r>
      <w:bookmarkEnd w:id="1094"/>
      <w:bookmarkEnd w:id="1095"/>
      <w:r>
        <w:rPr>
          <w:rFonts w:hint="eastAsia"/>
          <w:color w:val="FF0000"/>
        </w:rPr>
        <w:t xml:space="preserve">to </w:t>
      </w:r>
      <w:bookmarkStart w:id="1096" w:name="OLE_LINK183"/>
      <w:bookmarkStart w:id="1097" w:name="OLE_LINK184"/>
      <w:r w:rsidR="00AD2847">
        <w:rPr>
          <w:rFonts w:hint="eastAsia"/>
          <w:color w:val="FF0000"/>
        </w:rPr>
        <w:t xml:space="preserve">fill in this field the </w:t>
      </w:r>
      <w:bookmarkEnd w:id="1096"/>
      <w:bookmarkEnd w:id="1097"/>
      <w:r w:rsidR="00AD2847">
        <w:rPr>
          <w:rFonts w:hint="eastAsia"/>
          <w:color w:val="FF0000"/>
        </w:rPr>
        <w:t xml:space="preserve">first leg in a&amp;b </w:t>
      </w:r>
      <w:del w:id="1098" w:author="陈学锋" w:date="2018-07-13T22:49:00Z">
        <w:r w:rsidR="00AD2847" w:rsidDel="00B05D78">
          <w:rPr>
            <w:rFonts w:hint="eastAsia"/>
            <w:color w:val="FF0000"/>
          </w:rPr>
          <w:delText xml:space="preserve">liked </w:delText>
        </w:r>
      </w:del>
      <w:ins w:id="1099" w:author="陈学锋" w:date="2018-07-13T22:49:00Z">
        <w:r w:rsidR="00B05D78">
          <w:rPr>
            <w:color w:val="FF0000"/>
          </w:rPr>
          <w:t>like</w:t>
        </w:r>
        <w:r w:rsidR="00B05D78">
          <w:rPr>
            <w:rFonts w:hint="eastAsia"/>
            <w:color w:val="FF0000"/>
          </w:rPr>
          <w:t xml:space="preserve"> </w:t>
        </w:r>
      </w:ins>
      <w:r w:rsidR="00AD2847">
        <w:rPr>
          <w:rFonts w:hint="eastAsia"/>
          <w:color w:val="FF0000"/>
        </w:rPr>
        <w:t>combination contract(i.e. contract a ).</w:t>
      </w:r>
    </w:p>
    <w:p w:rsidR="00136614" w:rsidRDefault="00AD2847" w:rsidP="00136614">
      <w:pPr>
        <w:pStyle w:val="a0"/>
        <w:spacing w:before="156"/>
        <w:ind w:leftChars="220" w:left="604" w:hangingChars="50" w:hanging="120"/>
      </w:pPr>
      <w:bookmarkStart w:id="1100" w:name="OLE_LINK185"/>
      <w:bookmarkStart w:id="1101" w:name="OLE_LINK186"/>
      <w:r>
        <w:rPr>
          <w:rFonts w:hint="eastAsia"/>
        </w:rPr>
        <w:t xml:space="preserve">TThostFtdcDirectionType </w:t>
      </w:r>
      <w:bookmarkEnd w:id="1100"/>
      <w:bookmarkEnd w:id="1101"/>
      <w:r>
        <w:rPr>
          <w:rFonts w:hint="eastAsia"/>
        </w:rPr>
        <w:t xml:space="preserve">   Direction;</w:t>
      </w:r>
    </w:p>
    <w:p w:rsidR="00AD2847" w:rsidRDefault="00AD2847" w:rsidP="00136614">
      <w:pPr>
        <w:pStyle w:val="a0"/>
        <w:spacing w:before="156"/>
        <w:ind w:leftChars="220" w:left="604" w:hangingChars="50" w:hanging="120"/>
      </w:pPr>
      <w:r>
        <w:rPr>
          <w:rFonts w:hint="eastAsia"/>
        </w:rPr>
        <w:t>///Volume</w:t>
      </w:r>
    </w:p>
    <w:p w:rsidR="00AD2847" w:rsidRDefault="00AD2847" w:rsidP="00AD2847">
      <w:pPr>
        <w:pStyle w:val="a0"/>
        <w:spacing w:before="156"/>
        <w:ind w:firstLineChars="200" w:firstLine="480"/>
        <w:rPr>
          <w:color w:val="FF0000"/>
        </w:rPr>
      </w:pPr>
      <w:r>
        <w:rPr>
          <w:rFonts w:hint="eastAsia"/>
          <w:color w:val="FF0000"/>
        </w:rPr>
        <w:t>Developers need</w:t>
      </w:r>
      <w:r w:rsidR="00FB336D">
        <w:rPr>
          <w:rFonts w:hint="eastAsia"/>
          <w:color w:val="FF0000"/>
        </w:rPr>
        <w:t xml:space="preserve"> to fill in this field the </w:t>
      </w:r>
      <w:del w:id="1102" w:author="陈学锋" w:date="2018-07-13T22:49:00Z">
        <w:r w:rsidR="00FB336D" w:rsidDel="00B05D78">
          <w:rPr>
            <w:rFonts w:hint="eastAsia"/>
            <w:color w:val="FF0000"/>
          </w:rPr>
          <w:delText xml:space="preserve">applying </w:delText>
        </w:r>
      </w:del>
      <w:r w:rsidR="00FB336D">
        <w:rPr>
          <w:rFonts w:hint="eastAsia"/>
          <w:color w:val="FF0000"/>
        </w:rPr>
        <w:t>volume</w:t>
      </w:r>
      <w:ins w:id="1103" w:author="陈学锋" w:date="2018-07-13T22:49:00Z">
        <w:r w:rsidR="00B05D78">
          <w:rPr>
            <w:color w:val="FF0000"/>
          </w:rPr>
          <w:t xml:space="preserve"> applied</w:t>
        </w:r>
      </w:ins>
      <w:r w:rsidR="00FB336D">
        <w:rPr>
          <w:rFonts w:hint="eastAsia"/>
          <w:color w:val="FF0000"/>
        </w:rPr>
        <w:t>.</w:t>
      </w:r>
    </w:p>
    <w:p w:rsidR="00FB336D" w:rsidRDefault="00FB336D" w:rsidP="00AD2847">
      <w:pPr>
        <w:pStyle w:val="a0"/>
        <w:spacing w:before="156"/>
        <w:ind w:firstLineChars="200" w:firstLine="480"/>
        <w:rPr>
          <w:color w:val="FF0000"/>
        </w:rPr>
      </w:pPr>
      <w:r>
        <w:rPr>
          <w:rFonts w:hint="eastAsia"/>
          <w:color w:val="FF0000"/>
        </w:rPr>
        <w:t xml:space="preserve">For instance, for ratio a&amp;b 1:3, the position </w:t>
      </w:r>
      <w:ins w:id="1104" w:author="陈学锋" w:date="2018-07-13T22:50:00Z">
        <w:r w:rsidR="00B05D78">
          <w:rPr>
            <w:color w:val="FF0000"/>
          </w:rPr>
          <w:t xml:space="preserve">of </w:t>
        </w:r>
      </w:ins>
      <w:r>
        <w:rPr>
          <w:rFonts w:hint="eastAsia"/>
          <w:color w:val="FF0000"/>
        </w:rPr>
        <w:t xml:space="preserve">a </w:t>
      </w:r>
      <w:ins w:id="1105" w:author="陈学锋" w:date="2018-07-13T22:50:00Z">
        <w:r w:rsidR="00B05D78">
          <w:rPr>
            <w:color w:val="FF0000"/>
          </w:rPr>
          <w:t xml:space="preserve">is </w:t>
        </w:r>
      </w:ins>
      <w:r>
        <w:rPr>
          <w:rFonts w:hint="eastAsia"/>
          <w:color w:val="FF0000"/>
        </w:rPr>
        <w:t xml:space="preserve">2 &amp; b </w:t>
      </w:r>
      <w:ins w:id="1106" w:author="陈学锋" w:date="2018-07-13T22:50:00Z">
        <w:r w:rsidR="00B05D78">
          <w:rPr>
            <w:color w:val="FF0000"/>
          </w:rPr>
          <w:t xml:space="preserve">is </w:t>
        </w:r>
      </w:ins>
      <w:r>
        <w:rPr>
          <w:rFonts w:hint="eastAsia"/>
          <w:color w:val="FF0000"/>
        </w:rPr>
        <w:t xml:space="preserve">6, </w:t>
      </w:r>
      <w:r w:rsidR="009667B6">
        <w:rPr>
          <w:rFonts w:hint="eastAsia"/>
          <w:color w:val="FF0000"/>
        </w:rPr>
        <w:t xml:space="preserve">the filled volume is 2. </w:t>
      </w:r>
    </w:p>
    <w:p w:rsidR="009667B6" w:rsidRDefault="009667B6" w:rsidP="00AD2847">
      <w:pPr>
        <w:pStyle w:val="a0"/>
        <w:spacing w:before="156"/>
        <w:ind w:firstLineChars="200" w:firstLine="480"/>
      </w:pPr>
      <w:r>
        <w:rPr>
          <w:rFonts w:hint="eastAsia"/>
        </w:rPr>
        <w:t>TThostFtdcVolumeType    Volume;</w:t>
      </w:r>
    </w:p>
    <w:p w:rsidR="009667B6" w:rsidRDefault="009667B6" w:rsidP="00AD2847">
      <w:pPr>
        <w:pStyle w:val="a0"/>
        <w:spacing w:before="156"/>
        <w:ind w:firstLineChars="200" w:firstLine="480"/>
      </w:pPr>
      <w:r>
        <w:rPr>
          <w:rFonts w:hint="eastAsia"/>
        </w:rPr>
        <w:t>///</w:t>
      </w:r>
      <w:r w:rsidR="00540AF4">
        <w:rPr>
          <w:rFonts w:hint="eastAsia"/>
        </w:rPr>
        <w:t>Direction of Combination Contract</w:t>
      </w:r>
    </w:p>
    <w:p w:rsidR="00540AF4" w:rsidRDefault="00F81B46" w:rsidP="00AD2847">
      <w:pPr>
        <w:pStyle w:val="a0"/>
        <w:spacing w:before="156"/>
        <w:ind w:firstLineChars="200" w:firstLine="480"/>
        <w:rPr>
          <w:color w:val="FF0000"/>
        </w:rPr>
      </w:pPr>
      <w:r>
        <w:rPr>
          <w:rFonts w:hint="eastAsia"/>
          <w:color w:val="FF0000"/>
        </w:rPr>
        <w:t xml:space="preserve">Fill in THOST_FTDC_CMDR_Comb  </w:t>
      </w:r>
      <w:r>
        <w:rPr>
          <w:rFonts w:hint="eastAsia"/>
          <w:color w:val="FF0000"/>
        </w:rPr>
        <w:t>（</w:t>
      </w:r>
      <w:r>
        <w:rPr>
          <w:rFonts w:hint="eastAsia"/>
          <w:color w:val="FF0000"/>
        </w:rPr>
        <w:t>for applying</w:t>
      </w:r>
      <w:r>
        <w:rPr>
          <w:rFonts w:hint="eastAsia"/>
          <w:color w:val="FF0000"/>
        </w:rPr>
        <w:t>）</w:t>
      </w:r>
    </w:p>
    <w:p w:rsidR="00F81B46" w:rsidRPr="00F81B46" w:rsidRDefault="00F81B46" w:rsidP="00AD2847">
      <w:pPr>
        <w:pStyle w:val="a0"/>
        <w:spacing w:before="156"/>
        <w:ind w:firstLineChars="200" w:firstLine="480"/>
        <w:rPr>
          <w:color w:val="FF0000"/>
        </w:rPr>
      </w:pPr>
      <w:r>
        <w:rPr>
          <w:rFonts w:hint="eastAsia"/>
          <w:color w:val="FF0000"/>
        </w:rPr>
        <w:t xml:space="preserve">Fill in THOST_FTDC_CMDR_UnComb  </w:t>
      </w:r>
      <w:r>
        <w:rPr>
          <w:rFonts w:hint="eastAsia"/>
          <w:color w:val="FF0000"/>
        </w:rPr>
        <w:t>（</w:t>
      </w:r>
      <w:r>
        <w:rPr>
          <w:rFonts w:hint="eastAsia"/>
          <w:color w:val="FF0000"/>
        </w:rPr>
        <w:t>for breaking</w:t>
      </w:r>
      <w:r>
        <w:rPr>
          <w:rFonts w:hint="eastAsia"/>
          <w:color w:val="FF0000"/>
        </w:rPr>
        <w:t>）</w:t>
      </w:r>
    </w:p>
    <w:p w:rsidR="00F81B46" w:rsidRDefault="00F81B46" w:rsidP="00AD2847">
      <w:pPr>
        <w:pStyle w:val="a0"/>
        <w:spacing w:before="156"/>
        <w:ind w:firstLineChars="200" w:firstLine="480"/>
      </w:pPr>
      <w:r>
        <w:rPr>
          <w:rFonts w:hint="eastAsia"/>
        </w:rPr>
        <w:t>TThostFtdcCombDirectionType    CombDirection;</w:t>
      </w:r>
    </w:p>
    <w:p w:rsidR="00F81B46" w:rsidRDefault="00F81B46" w:rsidP="00AD2847">
      <w:pPr>
        <w:pStyle w:val="a0"/>
        <w:spacing w:before="156"/>
        <w:ind w:firstLineChars="200" w:firstLine="480"/>
      </w:pPr>
      <w:r>
        <w:rPr>
          <w:rFonts w:hint="eastAsia"/>
        </w:rPr>
        <w:lastRenderedPageBreak/>
        <w:t>///HedgeFlag</w:t>
      </w:r>
    </w:p>
    <w:p w:rsidR="00F81B46" w:rsidRDefault="00F81B46" w:rsidP="00AD2847">
      <w:pPr>
        <w:pStyle w:val="a0"/>
        <w:spacing w:before="156"/>
        <w:ind w:firstLineChars="200" w:firstLine="480"/>
      </w:pPr>
      <w:r>
        <w:rPr>
          <w:rFonts w:hint="eastAsia"/>
        </w:rPr>
        <w:t>TThostFtdcHedgeFlagType    HedgeFlag;</w:t>
      </w:r>
    </w:p>
    <w:p w:rsidR="00F81B46" w:rsidRPr="00AD2847" w:rsidRDefault="00F81B46" w:rsidP="00F81B46">
      <w:pPr>
        <w:pStyle w:val="a0"/>
        <w:spacing w:before="156"/>
        <w:ind w:firstLineChars="0" w:firstLine="0"/>
      </w:pPr>
      <w:r>
        <w:rPr>
          <w:rFonts w:hint="eastAsia"/>
        </w:rPr>
        <w:t>};</w:t>
      </w:r>
    </w:p>
    <w:p w:rsidR="002F580D" w:rsidRPr="00547457" w:rsidRDefault="001242C5" w:rsidP="00547457">
      <w:pPr>
        <w:pStyle w:val="a0"/>
        <w:spacing w:before="156"/>
        <w:ind w:firstLineChars="0" w:firstLine="0"/>
      </w:pPr>
      <w:r>
        <w:rPr>
          <w:rFonts w:hint="eastAsia"/>
        </w:rPr>
        <w:t xml:space="preserve"> </w:t>
      </w:r>
    </w:p>
    <w:p w:rsidR="00F93CF0" w:rsidRDefault="00F93CF0" w:rsidP="00F93CF0">
      <w:pPr>
        <w:pStyle w:val="2"/>
        <w:numPr>
          <w:ilvl w:val="1"/>
          <w:numId w:val="2"/>
        </w:numPr>
      </w:pPr>
      <w:r>
        <w:rPr>
          <w:rFonts w:hint="eastAsia"/>
        </w:rPr>
        <w:t>Data Flow files</w:t>
      </w:r>
      <w:bookmarkEnd w:id="1047"/>
      <w:bookmarkEnd w:id="1048"/>
    </w:p>
    <w:p w:rsidR="00F93CF0" w:rsidRDefault="00F93CF0" w:rsidP="00F93CF0">
      <w:pPr>
        <w:rPr>
          <w:rFonts w:cs="Calibri"/>
        </w:rPr>
      </w:pPr>
      <w:bookmarkStart w:id="1107" w:name="OLE_LINK177"/>
      <w:bookmarkStart w:id="1108" w:name="OLE_LINK178"/>
      <w:r>
        <w:rPr>
          <w:rFonts w:cs="Calibri"/>
        </w:rPr>
        <w:t xml:space="preserve">When initiating, the CTP API may generate some flow files on </w:t>
      </w:r>
      <w:ins w:id="1109" w:author="陈学锋" w:date="2018-07-13T22:53:00Z">
        <w:r w:rsidR="00B05D78">
          <w:rPr>
            <w:rFonts w:cs="Calibri"/>
          </w:rPr>
          <w:t xml:space="preserve">the </w:t>
        </w:r>
      </w:ins>
      <w:r>
        <w:rPr>
          <w:rFonts w:cs="Calibri"/>
        </w:rPr>
        <w:t xml:space="preserve">local machine </w:t>
      </w:r>
      <w:del w:id="1110" w:author="陈学锋" w:date="2018-07-13T22:53:00Z">
        <w:r w:rsidDel="00B05D78">
          <w:rPr>
            <w:rFonts w:cs="Calibri"/>
          </w:rPr>
          <w:delText xml:space="preserve">for saving </w:delText>
        </w:r>
      </w:del>
      <w:ins w:id="1111" w:author="陈学锋" w:date="2018-07-13T22:53:00Z">
        <w:r w:rsidR="00B05D78">
          <w:rPr>
            <w:rFonts w:cs="Calibri"/>
          </w:rPr>
          <w:t xml:space="preserve">to save </w:t>
        </w:r>
      </w:ins>
      <w:r>
        <w:rPr>
          <w:rFonts w:cs="Calibri"/>
        </w:rPr>
        <w:t xml:space="preserve">the number </w:t>
      </w:r>
      <w:r>
        <w:rPr>
          <w:rFonts w:cs="Calibri" w:hint="eastAsia"/>
        </w:rPr>
        <w:t>of</w:t>
      </w:r>
      <w:r>
        <w:rPr>
          <w:rFonts w:cs="Calibri"/>
        </w:rPr>
        <w:t xml:space="preserve"> received packets in</w:t>
      </w:r>
      <w:bookmarkEnd w:id="1107"/>
      <w:bookmarkEnd w:id="1108"/>
      <w:r>
        <w:rPr>
          <w:rFonts w:cs="Calibri"/>
        </w:rPr>
        <w:t xml:space="preserve"> public, dialog and private streams of the current trading day. </w:t>
      </w:r>
    </w:p>
    <w:p w:rsidR="00F93CF0" w:rsidRDefault="00F93CF0" w:rsidP="00F93CF0">
      <w:pPr>
        <w:rPr>
          <w:rFonts w:cs="Calibri"/>
        </w:rPr>
      </w:pPr>
      <w:r>
        <w:rPr>
          <w:rFonts w:cs="Calibri"/>
        </w:rPr>
        <w:t xml:space="preserve">Data flow files are mainly used for re-transmitting data in resume mode. And when using CTP Risk API, data flow files are </w:t>
      </w:r>
      <w:r>
        <w:rPr>
          <w:rFonts w:cs="Calibri" w:hint="eastAsia"/>
        </w:rPr>
        <w:t xml:space="preserve">also </w:t>
      </w:r>
      <w:r>
        <w:rPr>
          <w:rFonts w:cs="Calibri"/>
        </w:rPr>
        <w:t>used for batch querying.</w:t>
      </w:r>
    </w:p>
    <w:p w:rsidR="00F93CF0" w:rsidRDefault="00F93CF0" w:rsidP="00F93CF0">
      <w:pPr>
        <w:rPr>
          <w:rFonts w:cs="Calibri"/>
        </w:rPr>
      </w:pPr>
      <w:r>
        <w:rPr>
          <w:rFonts w:cs="Calibri" w:hint="eastAsia"/>
        </w:rPr>
        <w:t>D</w:t>
      </w:r>
      <w:r>
        <w:rPr>
          <w:rFonts w:cs="Calibri"/>
        </w:rPr>
        <w:t>evelopers need to pay attention to following</w:t>
      </w:r>
      <w:r>
        <w:rPr>
          <w:rFonts w:cs="Calibri" w:hint="eastAsia"/>
        </w:rPr>
        <w:t xml:space="preserve"> issues</w:t>
      </w:r>
      <w:r>
        <w:rPr>
          <w:rFonts w:cs="Calibri"/>
        </w:rPr>
        <w:t>:</w:t>
      </w:r>
    </w:p>
    <w:p w:rsidR="00F93CF0" w:rsidRDefault="00F93CF0" w:rsidP="00F93CF0">
      <w:pPr>
        <w:pStyle w:val="19"/>
        <w:numPr>
          <w:ilvl w:val="0"/>
          <w:numId w:val="11"/>
        </w:numPr>
        <w:rPr>
          <w:rFonts w:cs="Calibri"/>
        </w:rPr>
      </w:pPr>
      <w:r>
        <w:rPr>
          <w:rFonts w:cs="Calibri"/>
        </w:rPr>
        <w:t xml:space="preserve">The client program </w:t>
      </w:r>
      <w:del w:id="1112" w:author="陈学锋" w:date="2018-07-13T22:54:00Z">
        <w:r w:rsidDel="006A7F8E">
          <w:rPr>
            <w:rFonts w:cs="Calibri"/>
          </w:rPr>
          <w:delText xml:space="preserve">will </w:delText>
        </w:r>
      </w:del>
      <w:ins w:id="1113" w:author="陈学锋" w:date="2018-07-13T22:54:00Z">
        <w:r w:rsidR="006A7F8E">
          <w:rPr>
            <w:rFonts w:cs="Calibri"/>
          </w:rPr>
          <w:t xml:space="preserve">makes large amounts of </w:t>
        </w:r>
      </w:ins>
      <w:r>
        <w:rPr>
          <w:rFonts w:cs="Calibri"/>
        </w:rPr>
        <w:t>read</w:t>
      </w:r>
      <w:ins w:id="1114" w:author="陈学锋" w:date="2018-07-13T22:55:00Z">
        <w:r w:rsidR="006A7F8E">
          <w:rPr>
            <w:rFonts w:cs="Calibri"/>
          </w:rPr>
          <w:t>s</w:t>
        </w:r>
      </w:ins>
      <w:r>
        <w:rPr>
          <w:rFonts w:cs="Calibri"/>
        </w:rPr>
        <w:t xml:space="preserve"> and write</w:t>
      </w:r>
      <w:ins w:id="1115" w:author="陈学锋" w:date="2018-07-13T22:55:00Z">
        <w:r w:rsidR="006A7F8E">
          <w:rPr>
            <w:rFonts w:cs="Calibri"/>
          </w:rPr>
          <w:t>s</w:t>
        </w:r>
      </w:ins>
      <w:r>
        <w:rPr>
          <w:rFonts w:cs="Calibri"/>
        </w:rPr>
        <w:t xml:space="preserve"> </w:t>
      </w:r>
      <w:ins w:id="1116" w:author="陈学锋" w:date="2018-07-13T22:55:00Z">
        <w:r w:rsidR="006A7F8E">
          <w:rPr>
            <w:rFonts w:cs="Calibri"/>
          </w:rPr>
          <w:t xml:space="preserve">to </w:t>
        </w:r>
      </w:ins>
      <w:r>
        <w:rPr>
          <w:rFonts w:cs="Calibri"/>
        </w:rPr>
        <w:t>the data flow files</w:t>
      </w:r>
      <w:del w:id="1117" w:author="陈学锋" w:date="2018-07-13T22:55:00Z">
        <w:r w:rsidDel="006A7F8E">
          <w:rPr>
            <w:rFonts w:cs="Calibri"/>
          </w:rPr>
          <w:delText xml:space="preserve"> </w:delText>
        </w:r>
        <w:r w:rsidDel="006A7F8E">
          <w:rPr>
            <w:rFonts w:cs="Calibri" w:hint="eastAsia"/>
          </w:rPr>
          <w:delText xml:space="preserve">very </w:delText>
        </w:r>
        <w:r w:rsidDel="006A7F8E">
          <w:rPr>
            <w:rFonts w:cs="Calibri"/>
          </w:rPr>
          <w:delText>frequently</w:delText>
        </w:r>
      </w:del>
      <w:r>
        <w:rPr>
          <w:rFonts w:cs="Calibri"/>
        </w:rPr>
        <w:t>. If the client program does not manage the number of file handle</w:t>
      </w:r>
      <w:del w:id="1118" w:author="陈学锋" w:date="2018-07-13T22:55:00Z">
        <w:r w:rsidDel="006A7F8E">
          <w:rPr>
            <w:rFonts w:cs="Calibri"/>
          </w:rPr>
          <w:delText>r</w:delText>
        </w:r>
      </w:del>
      <w:r>
        <w:rPr>
          <w:rFonts w:cs="Calibri"/>
        </w:rPr>
        <w:t>s in the system</w:t>
      </w:r>
      <w:ins w:id="1119" w:author="陈学锋" w:date="2018-07-13T22:55:00Z">
        <w:r w:rsidR="006A7F8E">
          <w:rPr>
            <w:rFonts w:cs="Calibri"/>
          </w:rPr>
          <w:t xml:space="preserve"> well</w:t>
        </w:r>
      </w:ins>
      <w:r>
        <w:rPr>
          <w:rFonts w:cs="Calibri"/>
        </w:rPr>
        <w:t>, file handles may be used up.</w:t>
      </w:r>
    </w:p>
    <w:p w:rsidR="00F93CF0" w:rsidRDefault="00F93CF0" w:rsidP="00F93CF0">
      <w:pPr>
        <w:pStyle w:val="19"/>
        <w:numPr>
          <w:ilvl w:val="0"/>
          <w:numId w:val="11"/>
        </w:numPr>
        <w:rPr>
          <w:rFonts w:cs="Calibri"/>
        </w:rPr>
      </w:pPr>
      <w:r>
        <w:rPr>
          <w:rFonts w:cs="Calibri"/>
        </w:rPr>
        <w:t xml:space="preserve">When developing the program for multiple accounts, please pay attention </w:t>
      </w:r>
      <w:del w:id="1120" w:author="陈学锋" w:date="2018-07-13T22:56:00Z">
        <w:r w:rsidDel="006A7F8E">
          <w:rPr>
            <w:rFonts w:cs="Calibri"/>
          </w:rPr>
          <w:delText xml:space="preserve">to </w:delText>
        </w:r>
      </w:del>
      <w:r>
        <w:rPr>
          <w:rFonts w:cs="Calibri"/>
        </w:rPr>
        <w:t xml:space="preserve">not </w:t>
      </w:r>
      <w:ins w:id="1121" w:author="陈学锋" w:date="2018-07-13T22:56:00Z">
        <w:r w:rsidR="006A7F8E">
          <w:rPr>
            <w:rFonts w:cs="Calibri"/>
          </w:rPr>
          <w:t xml:space="preserve">to </w:t>
        </w:r>
      </w:ins>
      <w:r>
        <w:rPr>
          <w:rFonts w:cs="Calibri"/>
        </w:rPr>
        <w:t xml:space="preserve">put all account’s flow files in one directory, </w:t>
      </w:r>
      <w:del w:id="1122" w:author="陈学锋" w:date="2018-07-13T22:56:00Z">
        <w:r w:rsidDel="006A7F8E">
          <w:rPr>
            <w:rFonts w:cs="Calibri"/>
          </w:rPr>
          <w:delText xml:space="preserve">that </w:delText>
        </w:r>
      </w:del>
      <w:ins w:id="1123" w:author="陈学锋" w:date="2018-07-13T22:56:00Z">
        <w:r w:rsidR="006A7F8E">
          <w:rPr>
            <w:rFonts w:cs="Calibri"/>
          </w:rPr>
          <w:t xml:space="preserve">which </w:t>
        </w:r>
      </w:ins>
      <w:r>
        <w:rPr>
          <w:rFonts w:cs="Calibri"/>
        </w:rPr>
        <w:t xml:space="preserve">may cause </w:t>
      </w:r>
      <w:ins w:id="1124" w:author="陈学锋" w:date="2018-07-13T22:56:00Z">
        <w:r w:rsidR="006A7F8E">
          <w:rPr>
            <w:rFonts w:cs="Calibri"/>
          </w:rPr>
          <w:t xml:space="preserve">the situation that </w:t>
        </w:r>
      </w:ins>
      <w:r>
        <w:rPr>
          <w:rFonts w:cs="Calibri"/>
        </w:rPr>
        <w:t xml:space="preserve">only one account can receive the returns while other accounts cannot. </w:t>
      </w:r>
    </w:p>
    <w:p w:rsidR="00F93CF0" w:rsidRDefault="00F93CF0" w:rsidP="00F93CF0">
      <w:pPr>
        <w:rPr>
          <w:rFonts w:cs="Calibri"/>
        </w:rPr>
      </w:pPr>
      <w:r>
        <w:rPr>
          <w:rFonts w:cs="Calibri"/>
        </w:rPr>
        <w:t xml:space="preserve">Data Flow </w:t>
      </w:r>
      <w:r>
        <w:rPr>
          <w:rFonts w:cs="Calibri" w:hint="eastAsia"/>
        </w:rPr>
        <w:t>F</w:t>
      </w:r>
      <w:r>
        <w:rPr>
          <w:rFonts w:cs="Calibri"/>
        </w:rPr>
        <w:t xml:space="preserve">iles Generated by </w:t>
      </w:r>
      <w:r>
        <w:rPr>
          <w:rFonts w:cs="Calibri" w:hint="eastAsia"/>
        </w:rPr>
        <w:t>Q</w:t>
      </w:r>
      <w:r>
        <w:rPr>
          <w:rFonts w:cs="Calibri"/>
        </w:rPr>
        <w:t>uotation API</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1951"/>
        <w:gridCol w:w="6571"/>
      </w:tblGrid>
      <w:tr w:rsidR="00F93CF0" w:rsidTr="00821783">
        <w:tc>
          <w:tcPr>
            <w:tcW w:w="8522" w:type="dxa"/>
            <w:gridSpan w:val="2"/>
            <w:tcBorders>
              <w:tl2br w:val="nil"/>
              <w:tr2bl w:val="nil"/>
            </w:tcBorders>
            <w:shd w:val="clear" w:color="auto" w:fill="9BBB59"/>
          </w:tcPr>
          <w:p w:rsidR="00F93CF0" w:rsidRDefault="00F93CF0" w:rsidP="00F93CF0">
            <w:pPr>
              <w:pStyle w:val="a0"/>
              <w:spacing w:before="156"/>
              <w:ind w:firstLineChars="0" w:firstLine="0"/>
              <w:rPr>
                <w:rFonts w:cs="Calibri"/>
                <w:b/>
                <w:bCs/>
                <w:color w:val="FFFFFF"/>
              </w:rPr>
            </w:pPr>
            <w:r>
              <w:rPr>
                <w:rFonts w:cs="Calibri"/>
                <w:b/>
                <w:bCs/>
                <w:color w:val="FFFFFF"/>
              </w:rPr>
              <w:t>Quotation API</w:t>
            </w:r>
          </w:p>
        </w:tc>
      </w:tr>
      <w:tr w:rsidR="00F93CF0" w:rsidTr="00821783">
        <w:tc>
          <w:tcPr>
            <w:tcW w:w="1951" w:type="dxa"/>
            <w:tcBorders>
              <w:tl2br w:val="nil"/>
              <w:tr2bl w:val="nil"/>
            </w:tcBorders>
            <w:shd w:val="clear" w:color="auto" w:fill="D7E3BC"/>
          </w:tcPr>
          <w:p w:rsidR="00F93CF0" w:rsidRDefault="00F93CF0" w:rsidP="00F93CF0">
            <w:pPr>
              <w:pStyle w:val="a0"/>
              <w:spacing w:before="156"/>
              <w:ind w:firstLineChars="0" w:firstLine="0"/>
              <w:rPr>
                <w:rFonts w:cs="Calibri"/>
                <w:bCs/>
                <w:color w:val="000000"/>
              </w:rPr>
            </w:pPr>
            <w:r>
              <w:rPr>
                <w:rFonts w:cs="Calibri"/>
                <w:bCs/>
                <w:color w:val="000000"/>
              </w:rPr>
              <w:t>DialogRsp.con</w:t>
            </w:r>
          </w:p>
        </w:tc>
        <w:tc>
          <w:tcPr>
            <w:tcW w:w="6571" w:type="dxa"/>
            <w:tcBorders>
              <w:tl2br w:val="nil"/>
              <w:tr2bl w:val="nil"/>
            </w:tcBorders>
            <w:shd w:val="clear" w:color="auto" w:fill="D7E3BC"/>
          </w:tcPr>
          <w:p w:rsidR="00F93CF0" w:rsidRDefault="00F93CF0" w:rsidP="00F93CF0">
            <w:pPr>
              <w:pStyle w:val="a0"/>
              <w:spacing w:before="156"/>
              <w:ind w:firstLineChars="0" w:firstLine="0"/>
              <w:rPr>
                <w:rFonts w:cs="Calibri"/>
                <w:color w:val="000000"/>
              </w:rPr>
            </w:pPr>
            <w:r>
              <w:rPr>
                <w:rFonts w:cs="Calibri"/>
                <w:color w:val="000000"/>
              </w:rPr>
              <w:t>Received dialog response data flow</w:t>
            </w:r>
          </w:p>
        </w:tc>
      </w:tr>
      <w:tr w:rsidR="00F93CF0" w:rsidTr="00821783">
        <w:tc>
          <w:tcPr>
            <w:tcW w:w="1951" w:type="dxa"/>
            <w:tcBorders>
              <w:tl2br w:val="nil"/>
              <w:tr2bl w:val="nil"/>
            </w:tcBorders>
            <w:shd w:val="clear" w:color="auto" w:fill="FFFFFF"/>
          </w:tcPr>
          <w:p w:rsidR="00F93CF0" w:rsidRDefault="00F93CF0" w:rsidP="00F93CF0">
            <w:pPr>
              <w:pStyle w:val="a0"/>
              <w:spacing w:before="156"/>
              <w:ind w:firstLineChars="0" w:firstLine="0"/>
              <w:rPr>
                <w:rFonts w:cs="Calibri"/>
                <w:bCs/>
                <w:color w:val="000000"/>
              </w:rPr>
            </w:pPr>
            <w:r>
              <w:rPr>
                <w:rFonts w:cs="Calibri"/>
                <w:bCs/>
                <w:color w:val="000000"/>
              </w:rPr>
              <w:t>QueryRsp.con</w:t>
            </w:r>
          </w:p>
        </w:tc>
        <w:tc>
          <w:tcPr>
            <w:tcW w:w="6571" w:type="dxa"/>
            <w:tcBorders>
              <w:tl2br w:val="nil"/>
              <w:tr2bl w:val="nil"/>
            </w:tcBorders>
            <w:shd w:val="clear" w:color="auto" w:fill="FFFFFF"/>
          </w:tcPr>
          <w:p w:rsidR="00F93CF0" w:rsidRDefault="00F93CF0" w:rsidP="00F93CF0">
            <w:pPr>
              <w:pStyle w:val="a0"/>
              <w:spacing w:before="156"/>
              <w:ind w:firstLineChars="0" w:firstLine="0"/>
              <w:rPr>
                <w:rFonts w:cs="Calibri"/>
                <w:color w:val="000000"/>
              </w:rPr>
            </w:pPr>
            <w:r>
              <w:rPr>
                <w:rFonts w:cs="Calibri"/>
                <w:color w:val="000000"/>
              </w:rPr>
              <w:t>Received query response data flow</w:t>
            </w:r>
          </w:p>
        </w:tc>
      </w:tr>
      <w:tr w:rsidR="00F93CF0" w:rsidTr="00821783">
        <w:tc>
          <w:tcPr>
            <w:tcW w:w="1951" w:type="dxa"/>
            <w:tcBorders>
              <w:tl2br w:val="nil"/>
              <w:tr2bl w:val="nil"/>
            </w:tcBorders>
            <w:shd w:val="clear" w:color="auto" w:fill="D7E3BC"/>
          </w:tcPr>
          <w:p w:rsidR="00F93CF0" w:rsidRDefault="00F93CF0" w:rsidP="00F93CF0">
            <w:pPr>
              <w:pStyle w:val="a0"/>
              <w:spacing w:before="156"/>
              <w:ind w:firstLineChars="0" w:firstLine="0"/>
              <w:rPr>
                <w:rFonts w:cs="Calibri"/>
                <w:bCs/>
                <w:color w:val="000000"/>
              </w:rPr>
            </w:pPr>
            <w:r>
              <w:rPr>
                <w:rFonts w:cs="Calibri"/>
                <w:bCs/>
                <w:color w:val="000000"/>
              </w:rPr>
              <w:t>TradingDay.con</w:t>
            </w:r>
          </w:p>
        </w:tc>
        <w:tc>
          <w:tcPr>
            <w:tcW w:w="6571" w:type="dxa"/>
            <w:tcBorders>
              <w:tl2br w:val="nil"/>
              <w:tr2bl w:val="nil"/>
            </w:tcBorders>
            <w:shd w:val="clear" w:color="auto" w:fill="D7E3BC"/>
          </w:tcPr>
          <w:p w:rsidR="00F93CF0" w:rsidRDefault="00F93CF0" w:rsidP="00F93CF0">
            <w:pPr>
              <w:pStyle w:val="a0"/>
              <w:spacing w:before="156"/>
              <w:ind w:firstLineChars="0" w:firstLine="0"/>
              <w:rPr>
                <w:rFonts w:cs="Calibri"/>
                <w:color w:val="000000"/>
              </w:rPr>
            </w:pPr>
            <w:r>
              <w:rPr>
                <w:rFonts w:cs="Calibri"/>
                <w:color w:val="000000"/>
              </w:rPr>
              <w:t>Trading Day</w:t>
            </w:r>
          </w:p>
        </w:tc>
      </w:tr>
    </w:tbl>
    <w:p w:rsidR="00F93CF0" w:rsidRDefault="00F93CF0" w:rsidP="00F93CF0">
      <w:pPr>
        <w:rPr>
          <w:rFonts w:cs="Calibri"/>
        </w:rPr>
      </w:pPr>
    </w:p>
    <w:p w:rsidR="00F93CF0" w:rsidRDefault="00F93CF0" w:rsidP="00F93CF0">
      <w:pPr>
        <w:rPr>
          <w:rFonts w:cs="Calibri"/>
        </w:rPr>
      </w:pPr>
      <w:r>
        <w:rPr>
          <w:rFonts w:cs="Calibri"/>
        </w:rPr>
        <w:t xml:space="preserve">Data Flow </w:t>
      </w:r>
      <w:r>
        <w:rPr>
          <w:rFonts w:cs="Calibri" w:hint="eastAsia"/>
        </w:rPr>
        <w:t>F</w:t>
      </w:r>
      <w:r>
        <w:rPr>
          <w:rFonts w:cs="Calibri"/>
        </w:rPr>
        <w:t xml:space="preserve">iles </w:t>
      </w:r>
      <w:r>
        <w:rPr>
          <w:rFonts w:cs="Calibri" w:hint="eastAsia"/>
        </w:rPr>
        <w:t>G</w:t>
      </w:r>
      <w:r>
        <w:rPr>
          <w:rFonts w:cs="Calibri"/>
        </w:rPr>
        <w:t>enerated by</w:t>
      </w:r>
      <w:r>
        <w:rPr>
          <w:rFonts w:cs="Calibri" w:hint="eastAsia"/>
        </w:rPr>
        <w:t xml:space="preserve"> </w:t>
      </w:r>
      <w:ins w:id="1125" w:author="陈学锋" w:date="2018-07-22T12:06:00Z">
        <w:r w:rsidR="006D45EA">
          <w:rPr>
            <w:rFonts w:cs="Calibri"/>
          </w:rPr>
          <w:t xml:space="preserve">the </w:t>
        </w:r>
      </w:ins>
      <w:r>
        <w:rPr>
          <w:rFonts w:cs="Calibri" w:hint="eastAsia"/>
        </w:rPr>
        <w:t>T</w:t>
      </w:r>
      <w:r>
        <w:rPr>
          <w:rFonts w:cs="Calibri"/>
        </w:rPr>
        <w:t>rade API</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1951"/>
        <w:gridCol w:w="6571"/>
      </w:tblGrid>
      <w:tr w:rsidR="00F93CF0" w:rsidTr="00821783">
        <w:tc>
          <w:tcPr>
            <w:tcW w:w="8522" w:type="dxa"/>
            <w:gridSpan w:val="2"/>
            <w:tcBorders>
              <w:tl2br w:val="nil"/>
              <w:tr2bl w:val="nil"/>
            </w:tcBorders>
            <w:shd w:val="clear" w:color="auto" w:fill="9BBB59"/>
          </w:tcPr>
          <w:p w:rsidR="00F93CF0" w:rsidRDefault="00F93CF0" w:rsidP="00F93CF0">
            <w:pPr>
              <w:pStyle w:val="a0"/>
              <w:spacing w:before="156"/>
              <w:ind w:firstLineChars="0" w:firstLine="0"/>
              <w:rPr>
                <w:rFonts w:cs="Calibri"/>
                <w:b/>
                <w:bCs/>
                <w:color w:val="FFFFFF"/>
              </w:rPr>
            </w:pPr>
            <w:r>
              <w:rPr>
                <w:rFonts w:cs="Calibri"/>
                <w:b/>
                <w:bCs/>
                <w:color w:val="FFFFFF"/>
              </w:rPr>
              <w:t>Trade API</w:t>
            </w:r>
          </w:p>
        </w:tc>
      </w:tr>
      <w:tr w:rsidR="00F93CF0" w:rsidTr="00821783">
        <w:tc>
          <w:tcPr>
            <w:tcW w:w="1951" w:type="dxa"/>
            <w:tcBorders>
              <w:tl2br w:val="nil"/>
              <w:tr2bl w:val="nil"/>
            </w:tcBorders>
            <w:shd w:val="clear" w:color="auto" w:fill="D7E3BC"/>
          </w:tcPr>
          <w:p w:rsidR="00F93CF0" w:rsidRDefault="00F93CF0" w:rsidP="00F93CF0">
            <w:pPr>
              <w:pStyle w:val="a0"/>
              <w:spacing w:before="156"/>
              <w:ind w:firstLineChars="0" w:firstLine="0"/>
              <w:rPr>
                <w:rFonts w:cs="Calibri"/>
                <w:bCs/>
                <w:color w:val="000000"/>
              </w:rPr>
            </w:pPr>
            <w:r>
              <w:rPr>
                <w:rFonts w:cs="Calibri"/>
                <w:bCs/>
                <w:color w:val="000000"/>
              </w:rPr>
              <w:t>DialogRsp.con</w:t>
            </w:r>
          </w:p>
        </w:tc>
        <w:tc>
          <w:tcPr>
            <w:tcW w:w="6571" w:type="dxa"/>
            <w:tcBorders>
              <w:tl2br w:val="nil"/>
              <w:tr2bl w:val="nil"/>
            </w:tcBorders>
            <w:shd w:val="clear" w:color="auto" w:fill="D7E3BC"/>
          </w:tcPr>
          <w:p w:rsidR="00F93CF0" w:rsidRDefault="00F93CF0" w:rsidP="00F93CF0">
            <w:pPr>
              <w:pStyle w:val="a0"/>
              <w:spacing w:before="156"/>
              <w:ind w:firstLineChars="0" w:firstLine="0"/>
              <w:rPr>
                <w:rFonts w:cs="Calibri"/>
                <w:color w:val="000000"/>
              </w:rPr>
            </w:pPr>
            <w:r>
              <w:rPr>
                <w:rFonts w:cs="Calibri"/>
                <w:color w:val="000000"/>
              </w:rPr>
              <w:t>Received dialog response data flow</w:t>
            </w:r>
          </w:p>
        </w:tc>
      </w:tr>
      <w:tr w:rsidR="00F93CF0" w:rsidTr="00821783">
        <w:tc>
          <w:tcPr>
            <w:tcW w:w="1951" w:type="dxa"/>
            <w:tcBorders>
              <w:tl2br w:val="nil"/>
              <w:tr2bl w:val="nil"/>
            </w:tcBorders>
            <w:shd w:val="clear" w:color="auto" w:fill="FFFFFF"/>
          </w:tcPr>
          <w:p w:rsidR="00F93CF0" w:rsidRDefault="00F93CF0" w:rsidP="00F93CF0">
            <w:pPr>
              <w:pStyle w:val="a0"/>
              <w:spacing w:before="156"/>
              <w:ind w:firstLineChars="0" w:firstLine="0"/>
              <w:rPr>
                <w:rFonts w:cs="Calibri"/>
                <w:bCs/>
                <w:color w:val="000000"/>
              </w:rPr>
            </w:pPr>
            <w:r>
              <w:rPr>
                <w:rFonts w:cs="Calibri"/>
                <w:bCs/>
                <w:color w:val="000000"/>
              </w:rPr>
              <w:t>QueryRsp.con</w:t>
            </w:r>
          </w:p>
        </w:tc>
        <w:tc>
          <w:tcPr>
            <w:tcW w:w="6571" w:type="dxa"/>
            <w:tcBorders>
              <w:tl2br w:val="nil"/>
              <w:tr2bl w:val="nil"/>
            </w:tcBorders>
            <w:shd w:val="clear" w:color="auto" w:fill="FFFFFF"/>
          </w:tcPr>
          <w:p w:rsidR="00F93CF0" w:rsidRDefault="00F93CF0" w:rsidP="00F93CF0">
            <w:pPr>
              <w:pStyle w:val="a0"/>
              <w:spacing w:before="156"/>
              <w:ind w:firstLineChars="0" w:firstLine="0"/>
              <w:rPr>
                <w:rFonts w:cs="Calibri"/>
                <w:color w:val="000000"/>
              </w:rPr>
            </w:pPr>
            <w:r>
              <w:rPr>
                <w:rFonts w:cs="Calibri"/>
                <w:color w:val="000000"/>
              </w:rPr>
              <w:t>Received query response data flow</w:t>
            </w:r>
          </w:p>
        </w:tc>
      </w:tr>
      <w:tr w:rsidR="00F93CF0" w:rsidTr="00821783">
        <w:tc>
          <w:tcPr>
            <w:tcW w:w="1951" w:type="dxa"/>
            <w:tcBorders>
              <w:tl2br w:val="nil"/>
              <w:tr2bl w:val="nil"/>
            </w:tcBorders>
            <w:shd w:val="clear" w:color="auto" w:fill="D7E3BC"/>
          </w:tcPr>
          <w:p w:rsidR="00F93CF0" w:rsidRDefault="00F93CF0" w:rsidP="00F93CF0">
            <w:pPr>
              <w:pStyle w:val="a0"/>
              <w:spacing w:before="156"/>
              <w:ind w:firstLineChars="0" w:firstLine="0"/>
              <w:rPr>
                <w:rFonts w:cs="Calibri"/>
                <w:bCs/>
                <w:color w:val="000000"/>
              </w:rPr>
            </w:pPr>
            <w:r>
              <w:rPr>
                <w:rFonts w:cs="Calibri"/>
                <w:bCs/>
                <w:color w:val="000000"/>
              </w:rPr>
              <w:lastRenderedPageBreak/>
              <w:t>TradingDay.con</w:t>
            </w:r>
          </w:p>
        </w:tc>
        <w:tc>
          <w:tcPr>
            <w:tcW w:w="6571" w:type="dxa"/>
            <w:tcBorders>
              <w:tl2br w:val="nil"/>
              <w:tr2bl w:val="nil"/>
            </w:tcBorders>
            <w:shd w:val="clear" w:color="auto" w:fill="D7E3BC"/>
          </w:tcPr>
          <w:p w:rsidR="00F93CF0" w:rsidRDefault="00F93CF0" w:rsidP="00F93CF0">
            <w:pPr>
              <w:pStyle w:val="a0"/>
              <w:spacing w:before="156"/>
              <w:ind w:firstLineChars="0" w:firstLine="0"/>
              <w:rPr>
                <w:rFonts w:cs="Calibri"/>
                <w:color w:val="000000"/>
              </w:rPr>
            </w:pPr>
            <w:r>
              <w:rPr>
                <w:rFonts w:cs="Calibri"/>
                <w:color w:val="000000"/>
              </w:rPr>
              <w:t>Trading Day</w:t>
            </w:r>
          </w:p>
        </w:tc>
      </w:tr>
      <w:tr w:rsidR="00F93CF0" w:rsidTr="00821783">
        <w:tc>
          <w:tcPr>
            <w:tcW w:w="1951" w:type="dxa"/>
            <w:tcBorders>
              <w:tl2br w:val="nil"/>
              <w:tr2bl w:val="nil"/>
            </w:tcBorders>
            <w:shd w:val="clear" w:color="auto" w:fill="FFFFFF"/>
          </w:tcPr>
          <w:p w:rsidR="00F93CF0" w:rsidRDefault="00F93CF0" w:rsidP="00F93CF0">
            <w:pPr>
              <w:pStyle w:val="a0"/>
              <w:spacing w:before="156"/>
              <w:ind w:firstLineChars="0" w:firstLine="0"/>
              <w:rPr>
                <w:rFonts w:cs="Calibri"/>
                <w:bCs/>
                <w:color w:val="000000"/>
              </w:rPr>
            </w:pPr>
            <w:r>
              <w:rPr>
                <w:rFonts w:cs="Calibri"/>
                <w:bCs/>
                <w:color w:val="000000"/>
              </w:rPr>
              <w:t>Public.con</w:t>
            </w:r>
          </w:p>
        </w:tc>
        <w:tc>
          <w:tcPr>
            <w:tcW w:w="6571" w:type="dxa"/>
            <w:tcBorders>
              <w:tl2br w:val="nil"/>
              <w:tr2bl w:val="nil"/>
            </w:tcBorders>
            <w:shd w:val="clear" w:color="auto" w:fill="FFFFFF"/>
          </w:tcPr>
          <w:p w:rsidR="00F93CF0" w:rsidRDefault="00F93CF0" w:rsidP="00F93CF0">
            <w:pPr>
              <w:pStyle w:val="a0"/>
              <w:spacing w:before="156"/>
              <w:ind w:firstLineChars="0" w:firstLine="0"/>
              <w:rPr>
                <w:rFonts w:cs="Calibri"/>
                <w:color w:val="000000"/>
              </w:rPr>
            </w:pPr>
            <w:r>
              <w:rPr>
                <w:rFonts w:cs="Calibri"/>
                <w:color w:val="000000"/>
              </w:rPr>
              <w:t>Received public return data flow</w:t>
            </w:r>
          </w:p>
        </w:tc>
      </w:tr>
      <w:tr w:rsidR="00F93CF0" w:rsidTr="00821783">
        <w:tc>
          <w:tcPr>
            <w:tcW w:w="1951" w:type="dxa"/>
            <w:tcBorders>
              <w:tl2br w:val="nil"/>
              <w:tr2bl w:val="nil"/>
            </w:tcBorders>
            <w:shd w:val="clear" w:color="auto" w:fill="D7E3BC"/>
          </w:tcPr>
          <w:p w:rsidR="00F93CF0" w:rsidRDefault="00F93CF0" w:rsidP="00F93CF0">
            <w:pPr>
              <w:pStyle w:val="a0"/>
              <w:spacing w:before="156"/>
              <w:ind w:firstLineChars="0" w:firstLine="0"/>
              <w:rPr>
                <w:rFonts w:cs="Calibri"/>
                <w:bCs/>
                <w:color w:val="000000"/>
              </w:rPr>
            </w:pPr>
            <w:r>
              <w:rPr>
                <w:rFonts w:cs="Calibri"/>
                <w:bCs/>
                <w:color w:val="000000"/>
              </w:rPr>
              <w:t>Private.con</w:t>
            </w:r>
          </w:p>
        </w:tc>
        <w:tc>
          <w:tcPr>
            <w:tcW w:w="6571" w:type="dxa"/>
            <w:tcBorders>
              <w:tl2br w:val="nil"/>
              <w:tr2bl w:val="nil"/>
            </w:tcBorders>
            <w:shd w:val="clear" w:color="auto" w:fill="D7E3BC"/>
          </w:tcPr>
          <w:p w:rsidR="00F93CF0" w:rsidRDefault="00F93CF0" w:rsidP="00F93CF0">
            <w:pPr>
              <w:pStyle w:val="a0"/>
              <w:spacing w:before="156"/>
              <w:ind w:firstLineChars="0" w:firstLine="0"/>
              <w:rPr>
                <w:rFonts w:cs="Calibri"/>
                <w:color w:val="000000"/>
              </w:rPr>
            </w:pPr>
            <w:r>
              <w:rPr>
                <w:rFonts w:cs="Calibri"/>
                <w:color w:val="000000"/>
              </w:rPr>
              <w:t>Received private return data flow</w:t>
            </w:r>
          </w:p>
        </w:tc>
      </w:tr>
    </w:tbl>
    <w:p w:rsidR="00F93CF0" w:rsidRDefault="00F93CF0" w:rsidP="00F93CF0">
      <w:pPr>
        <w:rPr>
          <w:rFonts w:cs="Calibri"/>
        </w:rPr>
      </w:pPr>
    </w:p>
    <w:p w:rsidR="00F93CF0" w:rsidRDefault="00F93CF0" w:rsidP="00F93CF0">
      <w:pPr>
        <w:pStyle w:val="2"/>
        <w:numPr>
          <w:ilvl w:val="1"/>
          <w:numId w:val="2"/>
        </w:numPr>
      </w:pPr>
      <w:bookmarkStart w:id="1126" w:name="_Toc402797003"/>
      <w:bookmarkStart w:id="1127" w:name="_Toc28884"/>
      <w:r>
        <w:rPr>
          <w:rFonts w:hint="eastAsia"/>
        </w:rPr>
        <w:t>F</w:t>
      </w:r>
      <w:r>
        <w:t>low Control</w:t>
      </w:r>
      <w:bookmarkEnd w:id="1126"/>
      <w:bookmarkEnd w:id="1127"/>
    </w:p>
    <w:p w:rsidR="00F93CF0" w:rsidRDefault="00F93CF0" w:rsidP="00F93CF0">
      <w:pPr>
        <w:pStyle w:val="3"/>
        <w:numPr>
          <w:ilvl w:val="2"/>
          <w:numId w:val="2"/>
        </w:numPr>
      </w:pPr>
      <w:bookmarkStart w:id="1128" w:name="_Toc402797004"/>
      <w:bookmarkStart w:id="1129" w:name="_Toc4996"/>
      <w:r>
        <w:rPr>
          <w:rFonts w:hint="eastAsia"/>
        </w:rPr>
        <w:t>Query Flow Control</w:t>
      </w:r>
      <w:bookmarkEnd w:id="1128"/>
      <w:bookmarkEnd w:id="1129"/>
    </w:p>
    <w:p w:rsidR="00F93CF0" w:rsidRDefault="00F93CF0" w:rsidP="00F93CF0">
      <w:pPr>
        <w:rPr>
          <w:rFonts w:cs="Calibri"/>
        </w:rPr>
      </w:pPr>
      <w:r>
        <w:rPr>
          <w:rFonts w:cs="Calibri"/>
        </w:rPr>
        <w:t xml:space="preserve">Limitations for query operations in </w:t>
      </w:r>
      <w:r>
        <w:rPr>
          <w:rFonts w:cs="Calibri" w:hint="eastAsia"/>
        </w:rPr>
        <w:t xml:space="preserve">the </w:t>
      </w:r>
      <w:r>
        <w:rPr>
          <w:rFonts w:cs="Calibri"/>
        </w:rPr>
        <w:t xml:space="preserve">trade API </w:t>
      </w:r>
      <w:del w:id="1130" w:author="陈学锋" w:date="2018-07-22T12:07:00Z">
        <w:r w:rsidDel="006D45EA">
          <w:rPr>
            <w:rFonts w:cs="Calibri"/>
          </w:rPr>
          <w:delText xml:space="preserve">is </w:delText>
        </w:r>
      </w:del>
      <w:ins w:id="1131" w:author="陈学锋" w:date="2018-07-22T12:07:00Z">
        <w:r w:rsidR="006D45EA">
          <w:rPr>
            <w:rFonts w:cs="Calibri"/>
          </w:rPr>
          <w:t>are</w:t>
        </w:r>
        <w:r w:rsidR="006D45EA">
          <w:rPr>
            <w:rFonts w:cs="Calibri"/>
          </w:rPr>
          <w:t xml:space="preserve"> </w:t>
        </w:r>
      </w:ins>
      <w:r>
        <w:rPr>
          <w:rFonts w:cs="Calibri"/>
        </w:rPr>
        <w:t>as follows:</w:t>
      </w:r>
    </w:p>
    <w:p w:rsidR="00F93CF0" w:rsidRDefault="00F93CF0" w:rsidP="00F93CF0">
      <w:pPr>
        <w:pStyle w:val="19"/>
        <w:numPr>
          <w:ilvl w:val="0"/>
          <w:numId w:val="12"/>
        </w:numPr>
        <w:tabs>
          <w:tab w:val="left" w:pos="420"/>
        </w:tabs>
        <w:rPr>
          <w:rFonts w:cs="Calibri"/>
        </w:rPr>
      </w:pPr>
      <w:r>
        <w:rPr>
          <w:rFonts w:cs="Calibri" w:hint="eastAsia"/>
        </w:rPr>
        <w:t xml:space="preserve">Users can </w:t>
      </w:r>
      <w:del w:id="1132" w:author="陈学锋" w:date="2018-07-13T23:07:00Z">
        <w:r w:rsidDel="0023504E">
          <w:rPr>
            <w:rFonts w:cs="Calibri" w:hint="eastAsia"/>
          </w:rPr>
          <w:delText xml:space="preserve">only </w:delText>
        </w:r>
      </w:del>
      <w:r>
        <w:rPr>
          <w:rFonts w:cs="Calibri" w:hint="eastAsia"/>
        </w:rPr>
        <w:t>send o</w:t>
      </w:r>
      <w:r>
        <w:rPr>
          <w:rFonts w:cs="Calibri"/>
        </w:rPr>
        <w:t>ne query operation per second at most.</w:t>
      </w:r>
    </w:p>
    <w:p w:rsidR="00F93CF0" w:rsidRDefault="00F93CF0" w:rsidP="00F93CF0">
      <w:pPr>
        <w:pStyle w:val="19"/>
        <w:numPr>
          <w:ilvl w:val="0"/>
          <w:numId w:val="12"/>
        </w:numPr>
        <w:tabs>
          <w:tab w:val="left" w:pos="420"/>
        </w:tabs>
        <w:rPr>
          <w:rFonts w:cs="Calibri"/>
        </w:rPr>
      </w:pPr>
      <w:del w:id="1133" w:author="陈学锋" w:date="2018-07-13T23:05:00Z">
        <w:r w:rsidDel="0023504E">
          <w:rPr>
            <w:rFonts w:cs="Calibri" w:hint="eastAsia"/>
          </w:rPr>
          <w:delText xml:space="preserve">Only </w:delText>
        </w:r>
      </w:del>
      <w:ins w:id="1134" w:author="陈学锋" w:date="2018-07-13T23:05:00Z">
        <w:r w:rsidR="0023504E">
          <w:rPr>
            <w:rFonts w:cs="Calibri"/>
          </w:rPr>
          <w:t>At most</w:t>
        </w:r>
        <w:r w:rsidR="0023504E">
          <w:rPr>
            <w:rFonts w:cs="Calibri" w:hint="eastAsia"/>
          </w:rPr>
          <w:t xml:space="preserve"> </w:t>
        </w:r>
      </w:ins>
      <w:r>
        <w:rPr>
          <w:rFonts w:cs="Calibri" w:hint="eastAsia"/>
        </w:rPr>
        <w:t>o</w:t>
      </w:r>
      <w:r>
        <w:rPr>
          <w:rFonts w:cs="Calibri"/>
        </w:rPr>
        <w:t>ne</w:t>
      </w:r>
      <w:r>
        <w:rPr>
          <w:rFonts w:cs="Calibri" w:hint="eastAsia"/>
        </w:rPr>
        <w:t xml:space="preserve"> in-process </w:t>
      </w:r>
      <w:r>
        <w:rPr>
          <w:rFonts w:cs="Calibri"/>
        </w:rPr>
        <w:t xml:space="preserve">query </w:t>
      </w:r>
      <w:r>
        <w:rPr>
          <w:rFonts w:cs="Calibri" w:hint="eastAsia"/>
        </w:rPr>
        <w:t>is allowed at the same time</w:t>
      </w:r>
      <w:r>
        <w:rPr>
          <w:rFonts w:cs="Calibri"/>
        </w:rPr>
        <w:t xml:space="preserve">. If a query operation is sent out, but the response has not been received yet, then the query operation is </w:t>
      </w:r>
      <w:r>
        <w:rPr>
          <w:rFonts w:cs="Calibri" w:hint="eastAsia"/>
        </w:rPr>
        <w:t>in-process</w:t>
      </w:r>
      <w:r>
        <w:rPr>
          <w:rFonts w:cs="Calibri"/>
        </w:rPr>
        <w:t>.</w:t>
      </w:r>
    </w:p>
    <w:p w:rsidR="00F93CF0" w:rsidRDefault="00F93CF0" w:rsidP="00F93CF0">
      <w:pPr>
        <w:rPr>
          <w:rFonts w:cs="Calibri"/>
        </w:rPr>
      </w:pPr>
      <w:r>
        <w:rPr>
          <w:rFonts w:cs="Calibri"/>
        </w:rPr>
        <w:t xml:space="preserve">Above limitations are only for query operations in </w:t>
      </w:r>
      <w:r>
        <w:rPr>
          <w:rFonts w:cs="Calibri" w:hint="eastAsia"/>
        </w:rPr>
        <w:t xml:space="preserve">the </w:t>
      </w:r>
      <w:r>
        <w:rPr>
          <w:rFonts w:cs="Calibri"/>
        </w:rPr>
        <w:t xml:space="preserve">trade API. </w:t>
      </w:r>
      <w:r>
        <w:rPr>
          <w:rFonts w:cs="Calibri" w:hint="eastAsia"/>
        </w:rPr>
        <w:t>Placing orders</w:t>
      </w:r>
      <w:r>
        <w:rPr>
          <w:rFonts w:cs="Calibri"/>
        </w:rPr>
        <w:t xml:space="preserve">, </w:t>
      </w:r>
      <w:r>
        <w:rPr>
          <w:rFonts w:cs="Calibri" w:hint="eastAsia"/>
        </w:rPr>
        <w:t>canceling orders</w:t>
      </w:r>
      <w:r>
        <w:rPr>
          <w:rFonts w:cs="Calibri"/>
        </w:rPr>
        <w:t>, submitting quotes</w:t>
      </w:r>
      <w:r>
        <w:rPr>
          <w:rFonts w:cs="Calibri" w:hint="eastAsia"/>
        </w:rPr>
        <w:t xml:space="preserve"> and </w:t>
      </w:r>
      <w:r>
        <w:rPr>
          <w:rFonts w:cs="Calibri"/>
        </w:rPr>
        <w:t>RFQs do not have these limitations.</w:t>
      </w:r>
    </w:p>
    <w:p w:rsidR="00F93CF0" w:rsidRDefault="00F93CF0" w:rsidP="00F93CF0">
      <w:pPr>
        <w:pStyle w:val="3"/>
        <w:numPr>
          <w:ilvl w:val="2"/>
          <w:numId w:val="2"/>
        </w:numPr>
      </w:pPr>
      <w:bookmarkStart w:id="1135" w:name="_Toc402797005"/>
      <w:bookmarkStart w:id="1136" w:name="_Toc10127"/>
      <w:r>
        <w:rPr>
          <w:rFonts w:hint="eastAsia"/>
        </w:rPr>
        <w:t>Order Flow Control</w:t>
      </w:r>
      <w:bookmarkEnd w:id="1135"/>
      <w:bookmarkEnd w:id="1136"/>
    </w:p>
    <w:p w:rsidR="00F93CF0" w:rsidRDefault="00F93CF0" w:rsidP="00F93CF0">
      <w:pPr>
        <w:rPr>
          <w:rFonts w:cs="Calibri"/>
        </w:rPr>
      </w:pPr>
      <w:r>
        <w:rPr>
          <w:rFonts w:cs="Calibri"/>
        </w:rPr>
        <w:t xml:space="preserve">For order flow control, some relevant parameters </w:t>
      </w:r>
      <w:r>
        <w:rPr>
          <w:rFonts w:cs="Calibri" w:hint="eastAsia"/>
        </w:rPr>
        <w:t>need to be</w:t>
      </w:r>
      <w:r>
        <w:rPr>
          <w:rFonts w:cs="Calibri"/>
        </w:rPr>
        <w:t xml:space="preserve"> configured in futures companies’ system</w:t>
      </w:r>
      <w:ins w:id="1137" w:author="陈学锋" w:date="2018-07-22T12:08:00Z">
        <w:r w:rsidR="006D45EA">
          <w:rPr>
            <w:rFonts w:cs="Calibri"/>
          </w:rPr>
          <w:t>s</w:t>
        </w:r>
      </w:ins>
      <w:r>
        <w:rPr>
          <w:rFonts w:cs="Calibri"/>
        </w:rPr>
        <w:t xml:space="preserve">. </w:t>
      </w:r>
    </w:p>
    <w:p w:rsidR="00F93CF0" w:rsidRDefault="00F93CF0" w:rsidP="00F93CF0">
      <w:pPr>
        <w:rPr>
          <w:rFonts w:cs="Calibri"/>
        </w:rPr>
      </w:pPr>
      <w:r>
        <w:rPr>
          <w:rFonts w:cs="Calibri"/>
        </w:rPr>
        <w:t>If these parameters are not configured, the default limitations are as follows:</w:t>
      </w:r>
    </w:p>
    <w:p w:rsidR="00F93CF0" w:rsidRDefault="00F93CF0" w:rsidP="00F93CF0">
      <w:pPr>
        <w:pStyle w:val="19"/>
        <w:numPr>
          <w:ilvl w:val="0"/>
          <w:numId w:val="13"/>
        </w:numPr>
        <w:tabs>
          <w:tab w:val="left" w:pos="420"/>
        </w:tabs>
        <w:rPr>
          <w:rFonts w:cs="Calibri"/>
        </w:rPr>
      </w:pPr>
      <w:r>
        <w:rPr>
          <w:rFonts w:cs="Calibri"/>
        </w:rPr>
        <w:t xml:space="preserve">In one session, </w:t>
      </w:r>
      <w:del w:id="1138" w:author="陈学锋" w:date="2018-07-13T23:07:00Z">
        <w:r w:rsidDel="0023504E">
          <w:rPr>
            <w:rFonts w:cs="Calibri"/>
          </w:rPr>
          <w:delText xml:space="preserve">every </w:delText>
        </w:r>
      </w:del>
      <w:ins w:id="1139" w:author="陈学锋" w:date="2018-07-13T23:07:00Z">
        <w:r w:rsidR="0023504E">
          <w:rPr>
            <w:rFonts w:cs="Calibri"/>
          </w:rPr>
          <w:t xml:space="preserve">each </w:t>
        </w:r>
      </w:ins>
      <w:r>
        <w:rPr>
          <w:rFonts w:cs="Calibri"/>
        </w:rPr>
        <w:t xml:space="preserve">client can </w:t>
      </w:r>
      <w:del w:id="1140" w:author="陈学锋" w:date="2018-07-13T23:07:00Z">
        <w:r w:rsidDel="0023504E">
          <w:rPr>
            <w:rFonts w:cs="Calibri"/>
          </w:rPr>
          <w:delText xml:space="preserve">only </w:delText>
        </w:r>
      </w:del>
      <w:r>
        <w:rPr>
          <w:rFonts w:cs="Calibri"/>
        </w:rPr>
        <w:t xml:space="preserve">send 6 trading instructions (e.g. placing orders, </w:t>
      </w:r>
      <w:r>
        <w:rPr>
          <w:rFonts w:cs="Calibri" w:hint="eastAsia"/>
        </w:rPr>
        <w:t>canceling</w:t>
      </w:r>
      <w:r>
        <w:rPr>
          <w:rFonts w:cs="Calibri"/>
        </w:rPr>
        <w:t xml:space="preserve"> orders, etc.) per second at most.</w:t>
      </w:r>
    </w:p>
    <w:p w:rsidR="00F93CF0" w:rsidRDefault="00F93CF0" w:rsidP="00F93CF0">
      <w:pPr>
        <w:pStyle w:val="19"/>
        <w:numPr>
          <w:ilvl w:val="0"/>
          <w:numId w:val="13"/>
        </w:numPr>
        <w:tabs>
          <w:tab w:val="left" w:pos="420"/>
        </w:tabs>
        <w:rPr>
          <w:rFonts w:cs="Calibri"/>
        </w:rPr>
      </w:pPr>
      <w:r>
        <w:rPr>
          <w:rFonts w:cs="Calibri"/>
        </w:rPr>
        <w:t xml:space="preserve">One account can only establish </w:t>
      </w:r>
      <w:r>
        <w:rPr>
          <w:rFonts w:cs="Calibri" w:hint="eastAsia"/>
        </w:rPr>
        <w:t xml:space="preserve">up to </w:t>
      </w:r>
      <w:r>
        <w:rPr>
          <w:rFonts w:cs="Calibri"/>
        </w:rPr>
        <w:t>6 sessions at the same time</w:t>
      </w:r>
      <w:r>
        <w:rPr>
          <w:rFonts w:cs="Calibri" w:hint="eastAsia"/>
        </w:rPr>
        <w:t>.</w:t>
      </w:r>
    </w:p>
    <w:p w:rsidR="00F93CF0" w:rsidRDefault="00F93CF0" w:rsidP="00F93CF0">
      <w:pPr>
        <w:rPr>
          <w:rFonts w:cs="Calibri"/>
          <w:b/>
        </w:rPr>
      </w:pPr>
      <w:r>
        <w:rPr>
          <w:rFonts w:cs="Calibri" w:hint="eastAsia"/>
          <w:b/>
        </w:rPr>
        <w:t xml:space="preserve">Note: </w:t>
      </w:r>
      <w:r>
        <w:rPr>
          <w:rFonts w:cs="Calibri"/>
          <w:b/>
        </w:rPr>
        <w:t>No error</w:t>
      </w:r>
      <w:del w:id="1141" w:author="陈学锋" w:date="2018-07-13T23:07:00Z">
        <w:r w:rsidDel="0023504E">
          <w:rPr>
            <w:rFonts w:cs="Calibri"/>
            <w:b/>
          </w:rPr>
          <w:delText>s</w:delText>
        </w:r>
      </w:del>
      <w:r>
        <w:rPr>
          <w:rFonts w:cs="Calibri"/>
          <w:b/>
        </w:rPr>
        <w:t xml:space="preserve"> will be returned, if operations exceed the limitations. Orders will be in queuing status waiting to be handled.</w:t>
      </w:r>
    </w:p>
    <w:p w:rsidR="00F93CF0" w:rsidRDefault="00F93CF0" w:rsidP="00F93CF0">
      <w:pPr>
        <w:pStyle w:val="2"/>
        <w:numPr>
          <w:ilvl w:val="1"/>
          <w:numId w:val="2"/>
        </w:numPr>
      </w:pPr>
      <w:bookmarkStart w:id="1142" w:name="_Toc402797006"/>
      <w:bookmarkStart w:id="1143" w:name="_Toc19720"/>
      <w:r>
        <w:rPr>
          <w:rFonts w:hint="eastAsia"/>
        </w:rPr>
        <w:t>Dis</w:t>
      </w:r>
      <w:r>
        <w:t>connection</w:t>
      </w:r>
      <w:bookmarkEnd w:id="1142"/>
      <w:bookmarkEnd w:id="1143"/>
      <w:r>
        <w:t xml:space="preserve"> </w:t>
      </w:r>
    </w:p>
    <w:p w:rsidR="00F93CF0" w:rsidRDefault="00F93CF0" w:rsidP="00F93CF0">
      <w:pPr>
        <w:rPr>
          <w:rFonts w:cs="Calibri"/>
        </w:rPr>
      </w:pPr>
      <w:r>
        <w:rPr>
          <w:rFonts w:cs="Calibri"/>
        </w:rPr>
        <w:t xml:space="preserve">The method OnFrontDisconnected will be invoked if a disconnection </w:t>
      </w:r>
      <w:del w:id="1144" w:author="陈学锋" w:date="2018-07-13T23:08:00Z">
        <w:r w:rsidDel="0023504E">
          <w:rPr>
            <w:rFonts w:cs="Calibri"/>
          </w:rPr>
          <w:delText>occurred</w:delText>
        </w:r>
      </w:del>
      <w:ins w:id="1145" w:author="陈学锋" w:date="2018-07-13T23:08:00Z">
        <w:r w:rsidR="0023504E">
          <w:rPr>
            <w:rFonts w:cs="Calibri"/>
          </w:rPr>
          <w:t>occurs</w:t>
        </w:r>
      </w:ins>
      <w:r>
        <w:rPr>
          <w:rFonts w:cs="Calibri"/>
        </w:rPr>
        <w:t xml:space="preserve">. The disconnection </w:t>
      </w:r>
      <w:r>
        <w:rPr>
          <w:rFonts w:cs="Calibri" w:hint="eastAsia"/>
        </w:rPr>
        <w:t>cause</w:t>
      </w:r>
      <w:r>
        <w:rPr>
          <w:rFonts w:cs="Calibri"/>
        </w:rPr>
        <w:t xml:space="preserve"> </w:t>
      </w:r>
      <w:del w:id="1146" w:author="陈学锋" w:date="2018-07-13T23:08:00Z">
        <w:r w:rsidDel="0023504E">
          <w:rPr>
            <w:rFonts w:cs="Calibri"/>
          </w:rPr>
          <w:delText xml:space="preserve">is </w:delText>
        </w:r>
      </w:del>
      <w:ins w:id="1147" w:author="陈学锋" w:date="2018-07-13T23:08:00Z">
        <w:r w:rsidR="0023504E">
          <w:rPr>
            <w:rFonts w:cs="Calibri"/>
          </w:rPr>
          <w:t xml:space="preserve">will be stated </w:t>
        </w:r>
      </w:ins>
      <w:r>
        <w:rPr>
          <w:rFonts w:cs="Calibri"/>
        </w:rPr>
        <w:t>in nReason parameter.</w:t>
      </w:r>
    </w:p>
    <w:p w:rsidR="00F93CF0" w:rsidRDefault="00F93CF0" w:rsidP="00F93CF0">
      <w:pPr>
        <w:rPr>
          <w:rStyle w:val="af"/>
        </w:rPr>
      </w:pPr>
      <w:r>
        <w:rPr>
          <w:rStyle w:val="af"/>
          <w:rFonts w:hint="eastAsia"/>
        </w:rPr>
        <w:t>Possible Causes: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00" w:firstRow="0" w:lastRow="0" w:firstColumn="0" w:lastColumn="0" w:noHBand="0" w:noVBand="0"/>
      </w:tblPr>
      <w:tblGrid>
        <w:gridCol w:w="2658"/>
        <w:gridCol w:w="2126"/>
        <w:gridCol w:w="3738"/>
      </w:tblGrid>
      <w:tr w:rsidR="00F93CF0" w:rsidTr="00821783">
        <w:trPr>
          <w:trHeight w:val="506"/>
        </w:trPr>
        <w:tc>
          <w:tcPr>
            <w:tcW w:w="2658" w:type="dxa"/>
            <w:tcBorders>
              <w:tl2br w:val="nil"/>
              <w:tr2bl w:val="nil"/>
            </w:tcBorders>
            <w:shd w:val="clear" w:color="auto" w:fill="9BBB59"/>
          </w:tcPr>
          <w:p w:rsidR="00F93CF0" w:rsidRDefault="00F93CF0" w:rsidP="00821783">
            <w:pPr>
              <w:spacing w:before="120"/>
              <w:rPr>
                <w:rFonts w:cs="Calibri"/>
                <w:b/>
                <w:bCs/>
                <w:color w:val="FFFFFF"/>
              </w:rPr>
            </w:pPr>
            <w:r>
              <w:rPr>
                <w:rFonts w:cs="Calibri"/>
                <w:b/>
                <w:bCs/>
                <w:color w:val="FFFFFF"/>
              </w:rPr>
              <w:t>Decimal System(10D)</w:t>
            </w:r>
          </w:p>
        </w:tc>
        <w:tc>
          <w:tcPr>
            <w:tcW w:w="2126" w:type="dxa"/>
            <w:tcBorders>
              <w:tl2br w:val="nil"/>
              <w:tr2bl w:val="nil"/>
            </w:tcBorders>
            <w:shd w:val="clear" w:color="auto" w:fill="9BBB59"/>
          </w:tcPr>
          <w:p w:rsidR="00F93CF0" w:rsidRDefault="00F93CF0" w:rsidP="00821783">
            <w:pPr>
              <w:spacing w:before="120"/>
              <w:rPr>
                <w:rFonts w:cs="Calibri"/>
                <w:b/>
                <w:bCs/>
                <w:color w:val="FFFFFF"/>
              </w:rPr>
            </w:pPr>
            <w:r>
              <w:rPr>
                <w:rFonts w:cs="Calibri"/>
                <w:b/>
                <w:bCs/>
                <w:color w:val="FFFFFF"/>
              </w:rPr>
              <w:t>Hexadecimal(16H)</w:t>
            </w:r>
          </w:p>
        </w:tc>
        <w:tc>
          <w:tcPr>
            <w:tcW w:w="3738" w:type="dxa"/>
            <w:tcBorders>
              <w:tl2br w:val="nil"/>
              <w:tr2bl w:val="nil"/>
            </w:tcBorders>
            <w:shd w:val="clear" w:color="auto" w:fill="9BBB59"/>
          </w:tcPr>
          <w:p w:rsidR="00F93CF0" w:rsidRDefault="00F93CF0" w:rsidP="00821783">
            <w:pPr>
              <w:spacing w:before="120"/>
              <w:rPr>
                <w:rFonts w:cs="Calibri"/>
                <w:b/>
                <w:bCs/>
                <w:color w:val="FFFFFF"/>
              </w:rPr>
            </w:pPr>
            <w:r>
              <w:rPr>
                <w:rFonts w:cs="Calibri"/>
                <w:b/>
                <w:bCs/>
                <w:color w:val="FFFFFF"/>
              </w:rPr>
              <w:t>Explanation</w:t>
            </w:r>
          </w:p>
        </w:tc>
      </w:tr>
      <w:tr w:rsidR="00F93CF0" w:rsidTr="00821783">
        <w:tc>
          <w:tcPr>
            <w:tcW w:w="2658" w:type="dxa"/>
            <w:tcBorders>
              <w:tl2br w:val="nil"/>
              <w:tr2bl w:val="nil"/>
            </w:tcBorders>
            <w:shd w:val="clear" w:color="auto" w:fill="D7E3BC"/>
          </w:tcPr>
          <w:p w:rsidR="00F93CF0" w:rsidRDefault="00F93CF0" w:rsidP="00821783">
            <w:pPr>
              <w:spacing w:before="120"/>
              <w:rPr>
                <w:rFonts w:cs="Calibri"/>
                <w:bCs/>
                <w:color w:val="000000"/>
              </w:rPr>
            </w:pPr>
            <w:r>
              <w:rPr>
                <w:rFonts w:cs="Calibri"/>
                <w:bCs/>
                <w:color w:val="000000"/>
              </w:rPr>
              <w:t>4097</w:t>
            </w:r>
          </w:p>
        </w:tc>
        <w:tc>
          <w:tcPr>
            <w:tcW w:w="2126" w:type="dxa"/>
            <w:tcBorders>
              <w:tl2br w:val="nil"/>
              <w:tr2bl w:val="nil"/>
            </w:tcBorders>
            <w:shd w:val="clear" w:color="auto" w:fill="D7E3BC"/>
          </w:tcPr>
          <w:p w:rsidR="00F93CF0" w:rsidRDefault="00F93CF0" w:rsidP="00821783">
            <w:pPr>
              <w:spacing w:before="120"/>
              <w:rPr>
                <w:rFonts w:cs="Calibri"/>
                <w:color w:val="000000"/>
              </w:rPr>
            </w:pPr>
            <w:r>
              <w:rPr>
                <w:rFonts w:cs="Calibri"/>
                <w:color w:val="000000"/>
              </w:rPr>
              <w:t>0x1001</w:t>
            </w:r>
          </w:p>
        </w:tc>
        <w:tc>
          <w:tcPr>
            <w:tcW w:w="3738" w:type="dxa"/>
            <w:tcBorders>
              <w:tl2br w:val="nil"/>
              <w:tr2bl w:val="nil"/>
            </w:tcBorders>
            <w:shd w:val="clear" w:color="auto" w:fill="D7E3BC"/>
          </w:tcPr>
          <w:p w:rsidR="00F93CF0" w:rsidRDefault="00F93CF0" w:rsidP="0023504E">
            <w:pPr>
              <w:spacing w:before="120"/>
              <w:rPr>
                <w:rFonts w:cs="Calibri"/>
                <w:color w:val="000000"/>
              </w:rPr>
            </w:pPr>
            <w:del w:id="1148" w:author="陈学锋" w:date="2018-07-13T23:10:00Z">
              <w:r w:rsidDel="0023504E">
                <w:rPr>
                  <w:rFonts w:cs="Calibri"/>
                  <w:color w:val="000000"/>
                </w:rPr>
                <w:delText xml:space="preserve">Fails </w:delText>
              </w:r>
            </w:del>
            <w:ins w:id="1149" w:author="陈学锋" w:date="2018-07-13T23:10:00Z">
              <w:r w:rsidR="0023504E">
                <w:rPr>
                  <w:rFonts w:cs="Calibri"/>
                  <w:color w:val="000000"/>
                </w:rPr>
                <w:t xml:space="preserve">Failed </w:t>
              </w:r>
            </w:ins>
            <w:r>
              <w:rPr>
                <w:rFonts w:cs="Calibri"/>
                <w:color w:val="000000"/>
              </w:rPr>
              <w:t xml:space="preserve">to read from </w:t>
            </w:r>
            <w:ins w:id="1150" w:author="陈学锋" w:date="2018-07-22T12:09:00Z">
              <w:r w:rsidR="006D45EA">
                <w:rPr>
                  <w:rFonts w:cs="Calibri"/>
                  <w:color w:val="000000"/>
                </w:rPr>
                <w:t xml:space="preserve">the </w:t>
              </w:r>
            </w:ins>
            <w:del w:id="1151" w:author="陈学锋" w:date="2018-07-13T23:09:00Z">
              <w:r w:rsidDel="0023504E">
                <w:rPr>
                  <w:rFonts w:cs="Calibri"/>
                  <w:color w:val="000000"/>
                </w:rPr>
                <w:delText>internet</w:delText>
              </w:r>
            </w:del>
            <w:ins w:id="1152" w:author="陈学锋" w:date="2018-07-13T23:09:00Z">
              <w:r w:rsidR="0023504E">
                <w:rPr>
                  <w:rFonts w:cs="Calibri"/>
                  <w:color w:val="000000"/>
                </w:rPr>
                <w:t>network</w:t>
              </w:r>
            </w:ins>
            <w:r>
              <w:rPr>
                <w:rFonts w:cs="Calibri"/>
                <w:color w:val="000000"/>
              </w:rPr>
              <w:t>.</w:t>
            </w:r>
          </w:p>
        </w:tc>
      </w:tr>
      <w:tr w:rsidR="00F93CF0" w:rsidRPr="006D45EA" w:rsidTr="00821783">
        <w:tc>
          <w:tcPr>
            <w:tcW w:w="2658" w:type="dxa"/>
            <w:tcBorders>
              <w:tl2br w:val="nil"/>
              <w:tr2bl w:val="nil"/>
            </w:tcBorders>
            <w:shd w:val="clear" w:color="auto" w:fill="FFFFFF"/>
          </w:tcPr>
          <w:p w:rsidR="00F93CF0" w:rsidRDefault="00F93CF0" w:rsidP="00821783">
            <w:pPr>
              <w:spacing w:before="120"/>
              <w:rPr>
                <w:rFonts w:cs="Calibri"/>
                <w:bCs/>
                <w:color w:val="000000"/>
              </w:rPr>
            </w:pPr>
            <w:r>
              <w:rPr>
                <w:rFonts w:cs="Calibri"/>
                <w:bCs/>
                <w:color w:val="000000"/>
              </w:rPr>
              <w:lastRenderedPageBreak/>
              <w:t>4098</w:t>
            </w:r>
          </w:p>
        </w:tc>
        <w:tc>
          <w:tcPr>
            <w:tcW w:w="2126" w:type="dxa"/>
            <w:tcBorders>
              <w:tl2br w:val="nil"/>
              <w:tr2bl w:val="nil"/>
            </w:tcBorders>
            <w:shd w:val="clear" w:color="auto" w:fill="FFFFFF"/>
          </w:tcPr>
          <w:p w:rsidR="00F93CF0" w:rsidRDefault="00F93CF0" w:rsidP="00821783">
            <w:pPr>
              <w:spacing w:before="120"/>
              <w:rPr>
                <w:rFonts w:cs="Calibri"/>
                <w:color w:val="000000"/>
              </w:rPr>
            </w:pPr>
            <w:r>
              <w:rPr>
                <w:rFonts w:cs="Calibri"/>
                <w:color w:val="000000"/>
              </w:rPr>
              <w:t>0x1002</w:t>
            </w:r>
          </w:p>
        </w:tc>
        <w:tc>
          <w:tcPr>
            <w:tcW w:w="3738" w:type="dxa"/>
            <w:tcBorders>
              <w:tl2br w:val="nil"/>
              <w:tr2bl w:val="nil"/>
            </w:tcBorders>
            <w:shd w:val="clear" w:color="auto" w:fill="FFFFFF"/>
          </w:tcPr>
          <w:p w:rsidR="00F93CF0" w:rsidRDefault="00F93CF0" w:rsidP="0023504E">
            <w:pPr>
              <w:spacing w:before="120"/>
              <w:rPr>
                <w:rFonts w:cs="Calibri"/>
                <w:color w:val="000000"/>
              </w:rPr>
            </w:pPr>
            <w:del w:id="1153" w:author="陈学锋" w:date="2018-07-13T23:10:00Z">
              <w:r w:rsidDel="0023504E">
                <w:rPr>
                  <w:rFonts w:cs="Calibri"/>
                  <w:color w:val="000000"/>
                </w:rPr>
                <w:delText xml:space="preserve">Fails </w:delText>
              </w:r>
            </w:del>
            <w:ins w:id="1154" w:author="陈学锋" w:date="2018-07-13T23:10:00Z">
              <w:r w:rsidR="0023504E">
                <w:rPr>
                  <w:rFonts w:cs="Calibri"/>
                  <w:color w:val="000000"/>
                </w:rPr>
                <w:t xml:space="preserve">Failed </w:t>
              </w:r>
            </w:ins>
            <w:r>
              <w:rPr>
                <w:rFonts w:cs="Calibri"/>
                <w:color w:val="000000"/>
              </w:rPr>
              <w:t xml:space="preserve">to write </w:t>
            </w:r>
            <w:del w:id="1155" w:author="陈学锋" w:date="2018-07-13T23:09:00Z">
              <w:r w:rsidDel="0023504E">
                <w:rPr>
                  <w:rFonts w:cs="Calibri"/>
                  <w:color w:val="000000"/>
                </w:rPr>
                <w:delText>into internet</w:delText>
              </w:r>
            </w:del>
            <w:ins w:id="1156" w:author="陈学锋" w:date="2018-07-13T23:09:00Z">
              <w:r w:rsidR="0023504E">
                <w:rPr>
                  <w:rFonts w:cs="Calibri"/>
                  <w:color w:val="000000"/>
                </w:rPr>
                <w:t>to</w:t>
              </w:r>
            </w:ins>
            <w:ins w:id="1157" w:author="陈学锋" w:date="2018-07-22T12:09:00Z">
              <w:r w:rsidR="006D45EA">
                <w:rPr>
                  <w:rFonts w:cs="Calibri"/>
                  <w:color w:val="000000"/>
                </w:rPr>
                <w:t xml:space="preserve"> the</w:t>
              </w:r>
            </w:ins>
            <w:ins w:id="1158" w:author="陈学锋" w:date="2018-07-13T23:09:00Z">
              <w:r w:rsidR="0023504E">
                <w:rPr>
                  <w:rFonts w:cs="Calibri"/>
                  <w:color w:val="000000"/>
                </w:rPr>
                <w:t xml:space="preserve"> network</w:t>
              </w:r>
            </w:ins>
            <w:r>
              <w:rPr>
                <w:rFonts w:cs="Calibri"/>
                <w:color w:val="000000"/>
              </w:rPr>
              <w:t>.</w:t>
            </w:r>
          </w:p>
        </w:tc>
      </w:tr>
      <w:tr w:rsidR="00F93CF0" w:rsidTr="00821783">
        <w:tc>
          <w:tcPr>
            <w:tcW w:w="2658" w:type="dxa"/>
            <w:tcBorders>
              <w:tl2br w:val="nil"/>
              <w:tr2bl w:val="nil"/>
            </w:tcBorders>
            <w:shd w:val="clear" w:color="auto" w:fill="D7E3BC"/>
          </w:tcPr>
          <w:p w:rsidR="00F93CF0" w:rsidRDefault="00F93CF0" w:rsidP="00821783">
            <w:pPr>
              <w:spacing w:before="120"/>
              <w:rPr>
                <w:rFonts w:cs="Calibri"/>
                <w:bCs/>
                <w:color w:val="000000"/>
              </w:rPr>
            </w:pPr>
            <w:r>
              <w:rPr>
                <w:rFonts w:cs="Calibri"/>
                <w:bCs/>
                <w:color w:val="000000"/>
              </w:rPr>
              <w:t>8193</w:t>
            </w:r>
          </w:p>
        </w:tc>
        <w:tc>
          <w:tcPr>
            <w:tcW w:w="2126" w:type="dxa"/>
            <w:tcBorders>
              <w:tl2br w:val="nil"/>
              <w:tr2bl w:val="nil"/>
            </w:tcBorders>
            <w:shd w:val="clear" w:color="auto" w:fill="D7E3BC"/>
          </w:tcPr>
          <w:p w:rsidR="00F93CF0" w:rsidRDefault="00F93CF0" w:rsidP="00821783">
            <w:pPr>
              <w:spacing w:before="120"/>
              <w:rPr>
                <w:rFonts w:cs="Calibri"/>
                <w:color w:val="000000"/>
              </w:rPr>
            </w:pPr>
            <w:r>
              <w:rPr>
                <w:rFonts w:cs="Calibri"/>
                <w:color w:val="000000"/>
              </w:rPr>
              <w:t>0x2001</w:t>
            </w:r>
          </w:p>
        </w:tc>
        <w:tc>
          <w:tcPr>
            <w:tcW w:w="3738" w:type="dxa"/>
            <w:tcBorders>
              <w:tl2br w:val="nil"/>
              <w:tr2bl w:val="nil"/>
            </w:tcBorders>
            <w:shd w:val="clear" w:color="auto" w:fill="D7E3BC"/>
          </w:tcPr>
          <w:p w:rsidR="00F93CF0" w:rsidRDefault="00F93CF0" w:rsidP="0023504E">
            <w:pPr>
              <w:spacing w:before="120"/>
              <w:rPr>
                <w:rFonts w:cs="Calibri"/>
                <w:color w:val="000000"/>
              </w:rPr>
            </w:pPr>
            <w:r>
              <w:rPr>
                <w:rFonts w:cs="Calibri"/>
                <w:color w:val="000000"/>
              </w:rPr>
              <w:t>Time</w:t>
            </w:r>
            <w:ins w:id="1159" w:author="陈学锋" w:date="2018-07-13T23:10:00Z">
              <w:r w:rsidR="0023504E">
                <w:rPr>
                  <w:rFonts w:cs="Calibri"/>
                  <w:color w:val="000000"/>
                </w:rPr>
                <w:t>d</w:t>
              </w:r>
            </w:ins>
            <w:r>
              <w:rPr>
                <w:rFonts w:cs="Calibri"/>
                <w:color w:val="000000"/>
              </w:rPr>
              <w:t xml:space="preserve"> out receiving heart-beat</w:t>
            </w:r>
            <w:del w:id="1160" w:author="陈学锋" w:date="2018-07-13T23:09:00Z">
              <w:r w:rsidDel="0023504E">
                <w:rPr>
                  <w:rFonts w:cs="Calibri"/>
                  <w:color w:val="000000"/>
                </w:rPr>
                <w:delText>ing</w:delText>
              </w:r>
            </w:del>
            <w:r>
              <w:rPr>
                <w:rFonts w:cs="Calibri"/>
                <w:color w:val="000000"/>
              </w:rPr>
              <w:t>.</w:t>
            </w:r>
          </w:p>
        </w:tc>
      </w:tr>
      <w:tr w:rsidR="00F93CF0" w:rsidTr="00821783">
        <w:tc>
          <w:tcPr>
            <w:tcW w:w="2658" w:type="dxa"/>
            <w:tcBorders>
              <w:tl2br w:val="nil"/>
              <w:tr2bl w:val="nil"/>
            </w:tcBorders>
            <w:shd w:val="clear" w:color="auto" w:fill="FFFFFF"/>
          </w:tcPr>
          <w:p w:rsidR="00F93CF0" w:rsidRDefault="00F93CF0" w:rsidP="00821783">
            <w:pPr>
              <w:spacing w:before="120"/>
              <w:rPr>
                <w:rFonts w:cs="Calibri"/>
                <w:bCs/>
                <w:color w:val="000000"/>
              </w:rPr>
            </w:pPr>
            <w:r>
              <w:rPr>
                <w:rFonts w:cs="Calibri"/>
                <w:bCs/>
                <w:color w:val="000000"/>
              </w:rPr>
              <w:t>8194</w:t>
            </w:r>
          </w:p>
        </w:tc>
        <w:tc>
          <w:tcPr>
            <w:tcW w:w="2126" w:type="dxa"/>
            <w:tcBorders>
              <w:tl2br w:val="nil"/>
              <w:tr2bl w:val="nil"/>
            </w:tcBorders>
            <w:shd w:val="clear" w:color="auto" w:fill="FFFFFF"/>
          </w:tcPr>
          <w:p w:rsidR="00F93CF0" w:rsidRDefault="00F93CF0" w:rsidP="00821783">
            <w:pPr>
              <w:spacing w:before="120"/>
              <w:rPr>
                <w:rFonts w:cs="Calibri"/>
                <w:color w:val="000000"/>
              </w:rPr>
            </w:pPr>
            <w:r>
              <w:rPr>
                <w:rFonts w:cs="Calibri"/>
                <w:color w:val="000000"/>
              </w:rPr>
              <w:t>0x2002</w:t>
            </w:r>
          </w:p>
        </w:tc>
        <w:tc>
          <w:tcPr>
            <w:tcW w:w="3738" w:type="dxa"/>
            <w:tcBorders>
              <w:tl2br w:val="nil"/>
              <w:tr2bl w:val="nil"/>
            </w:tcBorders>
            <w:shd w:val="clear" w:color="auto" w:fill="FFFFFF"/>
          </w:tcPr>
          <w:p w:rsidR="00F93CF0" w:rsidRDefault="00F93CF0" w:rsidP="0023504E">
            <w:pPr>
              <w:spacing w:before="120"/>
              <w:rPr>
                <w:rFonts w:cs="Calibri"/>
                <w:color w:val="000000"/>
              </w:rPr>
            </w:pPr>
            <w:r>
              <w:rPr>
                <w:rFonts w:cs="Calibri"/>
                <w:color w:val="000000"/>
              </w:rPr>
              <w:t>Time</w:t>
            </w:r>
            <w:ins w:id="1161" w:author="陈学锋" w:date="2018-07-13T23:10:00Z">
              <w:r w:rsidR="0023504E">
                <w:rPr>
                  <w:rFonts w:cs="Calibri"/>
                  <w:color w:val="000000"/>
                </w:rPr>
                <w:t>d</w:t>
              </w:r>
            </w:ins>
            <w:r>
              <w:rPr>
                <w:rFonts w:cs="Calibri"/>
                <w:color w:val="000000"/>
              </w:rPr>
              <w:t xml:space="preserve"> out sending heart-beat</w:t>
            </w:r>
            <w:del w:id="1162" w:author="陈学锋" w:date="2018-07-13T23:09:00Z">
              <w:r w:rsidDel="0023504E">
                <w:rPr>
                  <w:rFonts w:cs="Calibri"/>
                  <w:color w:val="000000"/>
                </w:rPr>
                <w:delText>ing</w:delText>
              </w:r>
            </w:del>
            <w:r>
              <w:rPr>
                <w:rFonts w:cs="Calibri"/>
                <w:color w:val="000000"/>
              </w:rPr>
              <w:t>.</w:t>
            </w:r>
          </w:p>
        </w:tc>
      </w:tr>
      <w:tr w:rsidR="00F93CF0" w:rsidTr="00821783">
        <w:tc>
          <w:tcPr>
            <w:tcW w:w="2658" w:type="dxa"/>
            <w:tcBorders>
              <w:tl2br w:val="nil"/>
              <w:tr2bl w:val="nil"/>
            </w:tcBorders>
            <w:shd w:val="clear" w:color="auto" w:fill="D7E3BC"/>
          </w:tcPr>
          <w:p w:rsidR="00F93CF0" w:rsidRDefault="00F93CF0" w:rsidP="00821783">
            <w:pPr>
              <w:spacing w:before="120"/>
              <w:rPr>
                <w:rFonts w:cs="Calibri"/>
                <w:bCs/>
                <w:color w:val="000000"/>
              </w:rPr>
            </w:pPr>
            <w:r>
              <w:rPr>
                <w:rFonts w:cs="Calibri"/>
                <w:bCs/>
                <w:color w:val="000000"/>
              </w:rPr>
              <w:t>8195</w:t>
            </w:r>
          </w:p>
        </w:tc>
        <w:tc>
          <w:tcPr>
            <w:tcW w:w="2126" w:type="dxa"/>
            <w:tcBorders>
              <w:tl2br w:val="nil"/>
              <w:tr2bl w:val="nil"/>
            </w:tcBorders>
            <w:shd w:val="clear" w:color="auto" w:fill="D7E3BC"/>
          </w:tcPr>
          <w:p w:rsidR="00F93CF0" w:rsidRDefault="00F93CF0" w:rsidP="00821783">
            <w:pPr>
              <w:spacing w:before="120"/>
              <w:rPr>
                <w:rFonts w:cs="Calibri"/>
                <w:color w:val="000000"/>
              </w:rPr>
            </w:pPr>
            <w:r>
              <w:rPr>
                <w:rFonts w:cs="Calibri"/>
                <w:color w:val="000000"/>
              </w:rPr>
              <w:t>0x2003</w:t>
            </w:r>
          </w:p>
        </w:tc>
        <w:tc>
          <w:tcPr>
            <w:tcW w:w="3738" w:type="dxa"/>
            <w:tcBorders>
              <w:tl2br w:val="nil"/>
              <w:tr2bl w:val="nil"/>
            </w:tcBorders>
            <w:shd w:val="clear" w:color="auto" w:fill="D7E3BC"/>
          </w:tcPr>
          <w:p w:rsidR="00F93CF0" w:rsidRDefault="00F93CF0" w:rsidP="00821783">
            <w:pPr>
              <w:spacing w:before="120"/>
              <w:rPr>
                <w:rFonts w:cs="Calibri"/>
                <w:color w:val="000000"/>
              </w:rPr>
            </w:pPr>
            <w:r>
              <w:rPr>
                <w:rFonts w:cs="Calibri"/>
                <w:color w:val="000000"/>
              </w:rPr>
              <w:t>Received error messages.</w:t>
            </w:r>
          </w:p>
        </w:tc>
      </w:tr>
    </w:tbl>
    <w:p w:rsidR="00F93CF0" w:rsidRDefault="00F93CF0" w:rsidP="00F93CF0">
      <w:pPr>
        <w:rPr>
          <w:rFonts w:cs="Calibri"/>
        </w:rPr>
      </w:pPr>
      <w:r>
        <w:rPr>
          <w:rFonts w:cs="Calibri"/>
        </w:rPr>
        <w:t xml:space="preserve">There are two </w:t>
      </w:r>
      <w:del w:id="1163" w:author="陈学锋" w:date="2018-07-13T23:10:00Z">
        <w:r w:rsidDel="0023504E">
          <w:rPr>
            <w:rFonts w:cs="Calibri"/>
          </w:rPr>
          <w:delText xml:space="preserve">situations </w:delText>
        </w:r>
      </w:del>
      <w:ins w:id="1164" w:author="陈学锋" w:date="2018-07-13T23:10:00Z">
        <w:r w:rsidR="0023504E">
          <w:rPr>
            <w:rFonts w:cs="Calibri"/>
          </w:rPr>
          <w:t xml:space="preserve">causes </w:t>
        </w:r>
      </w:ins>
      <w:r>
        <w:rPr>
          <w:rFonts w:cs="Calibri"/>
        </w:rPr>
        <w:t>for the disconnection between a client and a server:</w:t>
      </w:r>
    </w:p>
    <w:p w:rsidR="00F93CF0" w:rsidRDefault="00F93CF0" w:rsidP="00F93CF0">
      <w:pPr>
        <w:pStyle w:val="19"/>
        <w:numPr>
          <w:ilvl w:val="0"/>
          <w:numId w:val="14"/>
        </w:numPr>
        <w:tabs>
          <w:tab w:val="left" w:pos="420"/>
        </w:tabs>
        <w:rPr>
          <w:rFonts w:cs="Calibri"/>
        </w:rPr>
      </w:pPr>
      <w:r>
        <w:rPr>
          <w:rFonts w:cs="Calibri"/>
        </w:rPr>
        <w:t xml:space="preserve">Network </w:t>
      </w:r>
      <w:r>
        <w:rPr>
          <w:rFonts w:cs="Calibri" w:hint="eastAsia"/>
        </w:rPr>
        <w:t xml:space="preserve">issues </w:t>
      </w:r>
      <w:r>
        <w:rPr>
          <w:rFonts w:cs="Calibri"/>
        </w:rPr>
        <w:t>cause</w:t>
      </w:r>
      <w:ins w:id="1165" w:author="陈学锋" w:date="2018-07-13T23:10:00Z">
        <w:r w:rsidR="0023504E">
          <w:rPr>
            <w:rFonts w:cs="Calibri"/>
          </w:rPr>
          <w:t>d</w:t>
        </w:r>
      </w:ins>
      <w:r>
        <w:rPr>
          <w:rFonts w:cs="Calibri"/>
        </w:rPr>
        <w:t xml:space="preserve"> the disconnection.</w:t>
      </w:r>
    </w:p>
    <w:p w:rsidR="00F93CF0" w:rsidRDefault="00F93CF0" w:rsidP="00F93CF0">
      <w:pPr>
        <w:pStyle w:val="19"/>
        <w:numPr>
          <w:ilvl w:val="0"/>
          <w:numId w:val="14"/>
        </w:numPr>
        <w:tabs>
          <w:tab w:val="left" w:pos="420"/>
        </w:tabs>
        <w:rPr>
          <w:rFonts w:cs="Calibri"/>
        </w:rPr>
      </w:pPr>
      <w:r>
        <w:rPr>
          <w:rFonts w:cs="Calibri"/>
        </w:rPr>
        <w:t xml:space="preserve">The server </w:t>
      </w:r>
      <w:del w:id="1166" w:author="陈学锋" w:date="2018-07-13T23:11:00Z">
        <w:r w:rsidDel="0023504E">
          <w:rPr>
            <w:rFonts w:cs="Calibri"/>
          </w:rPr>
          <w:delText xml:space="preserve">disconnects </w:delText>
        </w:r>
      </w:del>
      <w:ins w:id="1167" w:author="陈学锋" w:date="2018-07-13T23:11:00Z">
        <w:r w:rsidR="0023504E">
          <w:rPr>
            <w:rFonts w:cs="Calibri"/>
          </w:rPr>
          <w:t xml:space="preserve">disconnected </w:t>
        </w:r>
      </w:ins>
      <w:r>
        <w:rPr>
          <w:rFonts w:cs="Calibri"/>
        </w:rPr>
        <w:t>initiatively.</w:t>
      </w:r>
    </w:p>
    <w:p w:rsidR="00F93CF0" w:rsidRDefault="00F93CF0" w:rsidP="00F93CF0">
      <w:pPr>
        <w:rPr>
          <w:rFonts w:cs="Calibri"/>
        </w:rPr>
      </w:pPr>
      <w:r>
        <w:rPr>
          <w:rFonts w:cs="Calibri"/>
        </w:rPr>
        <w:t>There are two causes for a server to disconnect initiatively.</w:t>
      </w:r>
    </w:p>
    <w:p w:rsidR="00F93CF0" w:rsidRDefault="00F93CF0" w:rsidP="00F93CF0">
      <w:pPr>
        <w:pStyle w:val="19"/>
        <w:numPr>
          <w:ilvl w:val="0"/>
          <w:numId w:val="14"/>
        </w:numPr>
        <w:tabs>
          <w:tab w:val="left" w:pos="420"/>
        </w:tabs>
        <w:rPr>
          <w:rFonts w:cs="Calibri"/>
        </w:rPr>
      </w:pPr>
      <w:r>
        <w:rPr>
          <w:rFonts w:cs="Calibri"/>
        </w:rPr>
        <w:t xml:space="preserve">The client has not received packets from the server for a long time. Timeout </w:t>
      </w:r>
      <w:del w:id="1168" w:author="陈学锋" w:date="2018-07-13T23:14:00Z">
        <w:r w:rsidDel="00A24AF0">
          <w:rPr>
            <w:rFonts w:cs="Calibri"/>
          </w:rPr>
          <w:delText>occurs</w:delText>
        </w:r>
      </w:del>
      <w:ins w:id="1169" w:author="陈学锋" w:date="2018-07-22T12:10:00Z">
        <w:r w:rsidR="006D45EA">
          <w:rPr>
            <w:rFonts w:cs="Calibri"/>
          </w:rPr>
          <w:t>occurred</w:t>
        </w:r>
      </w:ins>
      <w:r>
        <w:rPr>
          <w:rFonts w:cs="Calibri"/>
        </w:rPr>
        <w:t>.</w:t>
      </w:r>
    </w:p>
    <w:p w:rsidR="00F93CF0" w:rsidRDefault="00F93CF0" w:rsidP="00F93CF0">
      <w:pPr>
        <w:pStyle w:val="19"/>
        <w:numPr>
          <w:ilvl w:val="0"/>
          <w:numId w:val="14"/>
        </w:numPr>
        <w:tabs>
          <w:tab w:val="left" w:pos="420"/>
        </w:tabs>
        <w:rPr>
          <w:rFonts w:cs="Calibri"/>
        </w:rPr>
      </w:pPr>
      <w:r>
        <w:rPr>
          <w:rFonts w:cs="Calibri"/>
        </w:rPr>
        <w:t xml:space="preserve">The amount of </w:t>
      </w:r>
      <w:del w:id="1170" w:author="陈学锋" w:date="2018-07-13T23:13:00Z">
        <w:r w:rsidDel="00A24AF0">
          <w:rPr>
            <w:rFonts w:cs="Calibri"/>
          </w:rPr>
          <w:delText xml:space="preserve">the </w:delText>
        </w:r>
      </w:del>
      <w:r>
        <w:rPr>
          <w:rFonts w:cs="Calibri"/>
        </w:rPr>
        <w:t xml:space="preserve">connections </w:t>
      </w:r>
      <w:del w:id="1171" w:author="陈学锋" w:date="2018-07-13T23:14:00Z">
        <w:r w:rsidDel="00A24AF0">
          <w:rPr>
            <w:rFonts w:cs="Calibri"/>
          </w:rPr>
          <w:delText xml:space="preserve">exceeds </w:delText>
        </w:r>
      </w:del>
      <w:ins w:id="1172" w:author="陈学锋" w:date="2018-07-13T23:14:00Z">
        <w:r w:rsidR="00A24AF0">
          <w:rPr>
            <w:rFonts w:cs="Calibri"/>
          </w:rPr>
          <w:t xml:space="preserve">exceeded </w:t>
        </w:r>
      </w:ins>
      <w:r>
        <w:rPr>
          <w:rFonts w:cs="Calibri"/>
        </w:rPr>
        <w:t>the limitation.</w:t>
      </w:r>
    </w:p>
    <w:p w:rsidR="00F93CF0" w:rsidRDefault="00F93CF0" w:rsidP="00F93CF0">
      <w:pPr>
        <w:rPr>
          <w:rFonts w:cs="Calibri"/>
          <w:b/>
        </w:rPr>
      </w:pPr>
      <w:r>
        <w:rPr>
          <w:rFonts w:cs="Calibri"/>
          <w:b/>
        </w:rPr>
        <w:t>Heartbeat Mechanism</w:t>
      </w:r>
    </w:p>
    <w:p w:rsidR="00F93CF0" w:rsidRDefault="00F93CF0" w:rsidP="00F93CF0">
      <w:pPr>
        <w:rPr>
          <w:rFonts w:cs="Calibri"/>
        </w:rPr>
      </w:pPr>
      <w:r>
        <w:rPr>
          <w:rFonts w:cs="Calibri"/>
        </w:rPr>
        <w:t xml:space="preserve">The CTP uses </w:t>
      </w:r>
      <w:ins w:id="1173" w:author="陈学锋" w:date="2018-07-22T12:11:00Z">
        <w:r w:rsidR="006D45EA">
          <w:rPr>
            <w:rFonts w:cs="Calibri"/>
          </w:rPr>
          <w:t xml:space="preserve">the </w:t>
        </w:r>
      </w:ins>
      <w:r>
        <w:rPr>
          <w:rFonts w:cs="Calibri"/>
        </w:rPr>
        <w:t xml:space="preserve">heartbeat mechanism to </w:t>
      </w:r>
      <w:del w:id="1174" w:author="陈学锋" w:date="2018-07-13T23:14:00Z">
        <w:r w:rsidDel="00A24AF0">
          <w:rPr>
            <w:rFonts w:cs="Calibri"/>
          </w:rPr>
          <w:delText xml:space="preserve">confirm </w:delText>
        </w:r>
      </w:del>
      <w:ins w:id="1175" w:author="陈学锋" w:date="2018-07-13T23:14:00Z">
        <w:r w:rsidR="00A24AF0">
          <w:rPr>
            <w:rFonts w:cs="Calibri"/>
          </w:rPr>
          <w:t xml:space="preserve">judge </w:t>
        </w:r>
      </w:ins>
      <w:r>
        <w:rPr>
          <w:rFonts w:cs="Calibri"/>
        </w:rPr>
        <w:t xml:space="preserve">that the connection between a client and a server is valid or not. If the </w:t>
      </w:r>
      <w:del w:id="1176" w:author="陈学锋" w:date="2018-07-13T23:15:00Z">
        <w:r w:rsidDel="00A24AF0">
          <w:rPr>
            <w:rFonts w:cs="Calibri"/>
          </w:rPr>
          <w:delText xml:space="preserve">client does not </w:delText>
        </w:r>
        <w:r w:rsidDel="00A24AF0">
          <w:rPr>
            <w:rFonts w:cs="Calibri" w:hint="eastAsia"/>
          </w:rPr>
          <w:delText>have</w:delText>
        </w:r>
        <w:r w:rsidDel="00A24AF0">
          <w:rPr>
            <w:rFonts w:cs="Calibri"/>
          </w:rPr>
          <w:delText xml:space="preserve"> messages </w:delText>
        </w:r>
        <w:r w:rsidDel="00A24AF0">
          <w:rPr>
            <w:rFonts w:cs="Calibri" w:hint="eastAsia"/>
          </w:rPr>
          <w:delText xml:space="preserve">to </w:delText>
        </w:r>
        <w:r w:rsidDel="00A24AF0">
          <w:rPr>
            <w:rFonts w:cs="Calibri"/>
          </w:rPr>
          <w:delText>receive</w:delText>
        </w:r>
        <w:r w:rsidDel="00A24AF0">
          <w:rPr>
            <w:rFonts w:cs="Calibri" w:hint="eastAsia"/>
          </w:rPr>
          <w:delText xml:space="preserve"> </w:delText>
        </w:r>
        <w:r w:rsidDel="00A24AF0">
          <w:rPr>
            <w:rFonts w:cs="Calibri"/>
          </w:rPr>
          <w:delText>from the server</w:delText>
        </w:r>
      </w:del>
      <w:ins w:id="1177" w:author="陈学锋" w:date="2018-07-13T23:15:00Z">
        <w:r w:rsidR="00A24AF0">
          <w:rPr>
            <w:rFonts w:cs="Calibri"/>
          </w:rPr>
          <w:t>server does not have messages to send to the client</w:t>
        </w:r>
      </w:ins>
      <w:r>
        <w:rPr>
          <w:rFonts w:cs="Calibri"/>
        </w:rPr>
        <w:t>, the server will send heartbeat packet</w:t>
      </w:r>
      <w:r>
        <w:rPr>
          <w:rFonts w:cs="Calibri" w:hint="eastAsia"/>
        </w:rPr>
        <w:t>s</w:t>
      </w:r>
      <w:r>
        <w:rPr>
          <w:rFonts w:cs="Calibri"/>
        </w:rPr>
        <w:t xml:space="preserve"> timely to the client. Currently, the heartbeat mechanism is only implemented within the API</w:t>
      </w:r>
      <w:r>
        <w:rPr>
          <w:rFonts w:cs="Calibri" w:hint="eastAsia"/>
        </w:rPr>
        <w:t>s</w:t>
      </w:r>
      <w:r>
        <w:rPr>
          <w:rFonts w:cs="Calibri"/>
        </w:rPr>
        <w:t xml:space="preserve">, </w:t>
      </w:r>
      <w:ins w:id="1178" w:author="陈学锋" w:date="2018-07-13T23:16:00Z">
        <w:r w:rsidR="00A24AF0">
          <w:rPr>
            <w:rFonts w:cs="Calibri"/>
          </w:rPr>
          <w:t xml:space="preserve">and </w:t>
        </w:r>
      </w:ins>
      <w:r>
        <w:rPr>
          <w:rFonts w:cs="Calibri"/>
        </w:rPr>
        <w:t xml:space="preserve">clients </w:t>
      </w:r>
      <w:del w:id="1179" w:author="陈学锋" w:date="2018-07-13T23:16:00Z">
        <w:r w:rsidDel="00A24AF0">
          <w:rPr>
            <w:rFonts w:cs="Calibri"/>
          </w:rPr>
          <w:delText>may not know it</w:delText>
        </w:r>
      </w:del>
      <w:ins w:id="1180" w:author="陈学锋" w:date="2018-07-13T23:17:00Z">
        <w:r w:rsidR="00A24AF0">
          <w:rPr>
            <w:rFonts w:cs="Calibri"/>
          </w:rPr>
          <w:t>are</w:t>
        </w:r>
      </w:ins>
      <w:ins w:id="1181" w:author="陈学锋" w:date="2018-07-13T23:16:00Z">
        <w:r w:rsidR="00A24AF0">
          <w:rPr>
            <w:rFonts w:cs="Calibri"/>
          </w:rPr>
          <w:t xml:space="preserve"> not aware of it</w:t>
        </w:r>
      </w:ins>
      <w:r>
        <w:rPr>
          <w:rFonts w:cs="Calibri" w:hint="eastAsia"/>
        </w:rPr>
        <w:t>, so that</w:t>
      </w:r>
      <w:r>
        <w:rPr>
          <w:rFonts w:cs="Calibri"/>
        </w:rPr>
        <w:t xml:space="preserve"> the OnHeartBeatWarning method will not be invoked. </w:t>
      </w:r>
    </w:p>
    <w:p w:rsidR="00F93CF0" w:rsidRDefault="00F93CF0" w:rsidP="00F93CF0">
      <w:pPr>
        <w:rPr>
          <w:rFonts w:cs="Calibri"/>
          <w:b/>
        </w:rPr>
      </w:pPr>
      <w:r>
        <w:rPr>
          <w:rFonts w:cs="Calibri"/>
          <w:b/>
        </w:rPr>
        <w:t>Timeout</w:t>
      </w:r>
    </w:p>
    <w:p w:rsidR="00F93CF0" w:rsidRDefault="00F93CF0" w:rsidP="00F93CF0">
      <w:pPr>
        <w:rPr>
          <w:rFonts w:cs="Calibri"/>
        </w:rPr>
      </w:pPr>
      <w:r>
        <w:rPr>
          <w:rFonts w:cs="Calibri"/>
        </w:rPr>
        <w:t xml:space="preserve">Network delay may cause a server </w:t>
      </w:r>
      <w:ins w:id="1182" w:author="陈学锋" w:date="2018-07-13T23:17:00Z">
        <w:r w:rsidR="00A24AF0">
          <w:rPr>
            <w:rFonts w:cs="Calibri"/>
          </w:rPr>
          <w:t xml:space="preserve">to </w:t>
        </w:r>
      </w:ins>
      <w:r>
        <w:rPr>
          <w:rFonts w:cs="Calibri"/>
        </w:rPr>
        <w:t>disconnect</w:t>
      </w:r>
      <w:del w:id="1183" w:author="陈学锋" w:date="2018-07-13T23:17:00Z">
        <w:r w:rsidDel="00A24AF0">
          <w:rPr>
            <w:rFonts w:cs="Calibri"/>
          </w:rPr>
          <w:delText>s</w:delText>
        </w:r>
      </w:del>
      <w:r>
        <w:rPr>
          <w:rFonts w:cs="Calibri"/>
        </w:rPr>
        <w:t xml:space="preserve"> </w:t>
      </w:r>
      <w:del w:id="1184" w:author="陈学锋" w:date="2018-07-13T23:18:00Z">
        <w:r w:rsidDel="00A24AF0">
          <w:rPr>
            <w:rFonts w:cs="Calibri"/>
          </w:rPr>
          <w:delText xml:space="preserve">with </w:delText>
        </w:r>
      </w:del>
      <w:ins w:id="1185" w:author="陈学锋" w:date="2018-07-13T23:18:00Z">
        <w:r w:rsidR="00A24AF0">
          <w:rPr>
            <w:rFonts w:cs="Calibri"/>
          </w:rPr>
          <w:t xml:space="preserve">from </w:t>
        </w:r>
      </w:ins>
      <w:r>
        <w:rPr>
          <w:rFonts w:cs="Calibri"/>
        </w:rPr>
        <w:t>a client initiatively.</w:t>
      </w:r>
    </w:p>
    <w:p w:rsidR="00F93CF0" w:rsidRDefault="00F93CF0" w:rsidP="00F93CF0">
      <w:pPr>
        <w:rPr>
          <w:rFonts w:cs="Calibri"/>
        </w:rPr>
      </w:pPr>
      <w:r>
        <w:rPr>
          <w:rFonts w:cs="Calibri"/>
        </w:rPr>
        <w:t>The default timeout</w:t>
      </w:r>
      <w:del w:id="1186" w:author="陈学锋" w:date="2018-07-13T23:18:00Z">
        <w:r w:rsidDel="00A24AF0">
          <w:rPr>
            <w:rFonts w:cs="Calibri"/>
          </w:rPr>
          <w:delText>s</w:delText>
        </w:r>
      </w:del>
      <w:r>
        <w:rPr>
          <w:rFonts w:cs="Calibri"/>
        </w:rPr>
        <w:t xml:space="preserve"> </w:t>
      </w:r>
      <w:del w:id="1187" w:author="陈学锋" w:date="2018-07-13T23:18:00Z">
        <w:r w:rsidDel="00A24AF0">
          <w:rPr>
            <w:rFonts w:cs="Calibri"/>
          </w:rPr>
          <w:delText xml:space="preserve">are </w:delText>
        </w:r>
      </w:del>
      <w:ins w:id="1188" w:author="陈学锋" w:date="2018-07-13T23:18:00Z">
        <w:r w:rsidR="00A24AF0">
          <w:rPr>
            <w:rFonts w:cs="Calibri"/>
          </w:rPr>
          <w:t xml:space="preserve">is </w:t>
        </w:r>
      </w:ins>
      <w:r>
        <w:rPr>
          <w:rFonts w:cs="Calibri"/>
        </w:rPr>
        <w:t>120 seconds for reading, 60 seconds for writing, and 80 seconds for heartbeat</w:t>
      </w:r>
      <w:ins w:id="1189" w:author="陈学锋" w:date="2018-07-22T12:11:00Z">
        <w:r w:rsidR="006D45EA">
          <w:rPr>
            <w:rFonts w:cs="Calibri"/>
          </w:rPr>
          <w:t>s</w:t>
        </w:r>
      </w:ins>
      <w:r>
        <w:rPr>
          <w:rFonts w:cs="Calibri"/>
        </w:rPr>
        <w:t xml:space="preserve">. </w:t>
      </w:r>
    </w:p>
    <w:p w:rsidR="00F93CF0" w:rsidRDefault="00F93CF0" w:rsidP="00F93CF0">
      <w:pPr>
        <w:rPr>
          <w:rFonts w:cs="Calibri"/>
        </w:rPr>
      </w:pPr>
      <w:r>
        <w:rPr>
          <w:rFonts w:cs="Calibri"/>
        </w:rPr>
        <w:t>When a client and a server are disconnected, the trade API will try to reconnect automatically once per 5 seconds.</w:t>
      </w:r>
      <w:bookmarkStart w:id="1190" w:name="_GoBack"/>
      <w:bookmarkEnd w:id="1049"/>
      <w:bookmarkEnd w:id="1050"/>
      <w:bookmarkEnd w:id="1190"/>
    </w:p>
    <w:sectPr w:rsidR="00F93CF0">
      <w:headerReference w:type="default" r:id="rId35"/>
      <w:footerReference w:type="default" r:id="rId36"/>
      <w:headerReference w:type="first" r:id="rId37"/>
      <w:footerReference w:type="first" r:id="rId38"/>
      <w:pgSz w:w="11906" w:h="16838"/>
      <w:pgMar w:top="780" w:right="1086" w:bottom="966" w:left="920" w:header="851" w:footer="992" w:gutter="0"/>
      <w:pgNumType w:fmt="decimalFullWidth"/>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25C" w:rsidRDefault="0042425C">
      <w:pPr>
        <w:spacing w:after="0" w:line="240" w:lineRule="auto"/>
      </w:pPr>
      <w:r>
        <w:separator/>
      </w:r>
    </w:p>
  </w:endnote>
  <w:endnote w:type="continuationSeparator" w:id="0">
    <w:p w:rsidR="0042425C" w:rsidRDefault="00424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FBA" w:rsidRDefault="00324FBA">
    <w:pPr>
      <w:spacing w:after="0"/>
    </w:pPr>
    <w:r>
      <w:rPr>
        <w:noProof/>
        <w:sz w:val="21"/>
      </w:rPr>
      <mc:AlternateContent>
        <mc:Choice Requires="wps">
          <w:drawing>
            <wp:anchor distT="0" distB="0" distL="114300" distR="114300" simplePos="0" relativeHeight="251657728" behindDoc="0" locked="0" layoutInCell="1" allowOverlap="1" wp14:anchorId="0D9D0033" wp14:editId="5B1D6DE1">
              <wp:simplePos x="0" y="0"/>
              <wp:positionH relativeFrom="margin">
                <wp:align>right</wp:align>
              </wp:positionH>
              <wp:positionV relativeFrom="paragraph">
                <wp:posOffset>0</wp:posOffset>
              </wp:positionV>
              <wp:extent cx="114935" cy="297180"/>
              <wp:effectExtent l="0" t="0" r="0" b="0"/>
              <wp:wrapNone/>
              <wp:docPr id="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FBA" w:rsidRDefault="00324FB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45EA">
                            <w:rPr>
                              <w:rFonts w:hint="eastAsia"/>
                              <w:noProof/>
                              <w:sz w:val="18"/>
                            </w:rPr>
                            <w:t>４８</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9D0033" id="_x0000_t202" coordsize="21600,21600" o:spt="202" path="m,l,21600r21600,l21600,xe">
              <v:stroke joinstyle="miter"/>
              <v:path gradientshapeok="t" o:connecttype="rect"/>
            </v:shapetype>
            <v:shape id="文本框 33" o:spid="_x0000_s1027" type="#_x0000_t202" style="position:absolute;margin-left:-42.15pt;margin-top:0;width:9.05pt;height:23.4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" filled="f" stroked="f">
              <v:textbox style="mso-fit-shape-to-text:t" inset="0,0,0,0">
                <w:txbxContent>
                  <w:p w:rsidR="00324FBA" w:rsidRDefault="00324FB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45EA">
                      <w:rPr>
                        <w:rFonts w:hint="eastAsia"/>
                        <w:noProof/>
                        <w:sz w:val="18"/>
                      </w:rPr>
                      <w:t>４８</w:t>
                    </w:r>
                    <w:r>
                      <w:rPr>
                        <w:rFonts w:hint="eastAsia"/>
                        <w:sz w:val="18"/>
                      </w:rPr>
                      <w:fldChar w:fldCharType="end"/>
                    </w:r>
                  </w:p>
                </w:txbxContent>
              </v:textbox>
              <w10:wrap anchorx="margin"/>
            </v:shape>
          </w:pict>
        </mc:Fallback>
      </mc:AlternateContent>
    </w:r>
    <w:r>
      <w:rPr>
        <w:rFonts w:ascii="Candara" w:hAnsi="Candara" w:hint="eastAsia"/>
        <w:color w:val="808080"/>
        <w:sz w:val="21"/>
        <w:szCs w:val="21"/>
      </w:rPr>
      <w:t xml:space="preserve"> </w:t>
    </w:r>
    <w:r>
      <w:rPr>
        <w:rFonts w:ascii="Candara" w:hAnsi="Candara"/>
        <w:color w:val="808080"/>
        <w:sz w:val="21"/>
        <w:szCs w:val="21"/>
      </w:rPr>
      <w:sym w:font="Symbol" w:char="F0D3"/>
    </w:r>
    <w:r>
      <w:rPr>
        <w:rFonts w:ascii="Candara" w:hAnsi="Candara"/>
        <w:sz w:val="21"/>
        <w:szCs w:val="21"/>
      </w:rPr>
      <w:t xml:space="preserve"> </w:t>
    </w:r>
    <w:r>
      <w:rPr>
        <w:rFonts w:ascii="Candara" w:hAnsi="Candara"/>
        <w:color w:val="808080"/>
        <w:sz w:val="21"/>
        <w:szCs w:val="21"/>
      </w:rPr>
      <w:t>Shanghai Future Information Technology Co., Ltd</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FBA" w:rsidRDefault="00324FBA">
    <w:pPr>
      <w:pStyle w:val="af1"/>
    </w:pPr>
    <w:r>
      <w:rPr>
        <w:noProof/>
      </w:rPr>
      <mc:AlternateContent>
        <mc:Choice Requires="wps">
          <w:drawing>
            <wp:anchor distT="0" distB="0" distL="114300" distR="114300" simplePos="0" relativeHeight="251658752" behindDoc="0" locked="0" layoutInCell="1" allowOverlap="1" wp14:anchorId="625F36D3" wp14:editId="79C73642">
              <wp:simplePos x="0" y="0"/>
              <wp:positionH relativeFrom="margin">
                <wp:align>right</wp:align>
              </wp:positionH>
              <wp:positionV relativeFrom="paragraph">
                <wp:posOffset>0</wp:posOffset>
              </wp:positionV>
              <wp:extent cx="114935" cy="297180"/>
              <wp:effectExtent l="0" t="0" r="0" b="0"/>
              <wp:wrapNone/>
              <wp:docPr id="1"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FBA" w:rsidRDefault="00324FB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45EA">
                            <w:rPr>
                              <w:rFonts w:hint="eastAsia"/>
                              <w:noProof/>
                              <w:sz w:val="18"/>
                            </w:rPr>
                            <w:t>１</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5F36D3" id="_x0000_t202" coordsize="21600,21600" o:spt="202" path="m,l,21600r21600,l21600,xe">
              <v:stroke joinstyle="miter"/>
              <v:path gradientshapeok="t" o:connecttype="rect"/>
            </v:shapetype>
            <v:shape id="文本框 34" o:spid="_x0000_s1028" type="#_x0000_t202" style="position:absolute;margin-left:-42.15pt;margin-top:0;width:9.05pt;height:23.4pt;z-index:25165875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8XvQIAAK8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" filled="f" stroked="f">
              <v:textbox style="mso-fit-shape-to-text:t" inset="0,0,0,0">
                <w:txbxContent>
                  <w:p w:rsidR="00324FBA" w:rsidRDefault="00324FB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45EA">
                      <w:rPr>
                        <w:rFonts w:hint="eastAsia"/>
                        <w:noProof/>
                        <w:sz w:val="18"/>
                      </w:rPr>
                      <w:t>１</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25C" w:rsidRDefault="0042425C">
      <w:pPr>
        <w:spacing w:after="0" w:line="240" w:lineRule="auto"/>
      </w:pPr>
      <w:r>
        <w:separator/>
      </w:r>
    </w:p>
  </w:footnote>
  <w:footnote w:type="continuationSeparator" w:id="0">
    <w:p w:rsidR="0042425C" w:rsidRDefault="00424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FBA" w:rsidRDefault="00324FBA">
    <w:pPr>
      <w:spacing w:before="120" w:after="160" w:line="264" w:lineRule="auto"/>
      <w:rPr>
        <w:rFonts w:cs="Calibri"/>
      </w:rPr>
    </w:pPr>
    <w:r>
      <w:rPr>
        <w:rFonts w:cs="Calibri" w:hint="eastAsia"/>
        <w:color w:val="4F81BD"/>
        <w:sz w:val="20"/>
      </w:rPr>
      <w:t xml:space="preserve"> </w:t>
    </w:r>
    <w:r>
      <w:rPr>
        <w:rFonts w:cs="Calibri"/>
        <w:color w:val="4F81BD"/>
        <w:sz w:val="20"/>
      </w:rPr>
      <w:t xml:space="preserve">CTP Client Development </w:t>
    </w:r>
    <w:del w:id="1191" w:author="陈学锋" w:date="2018-07-09T20:52:00Z">
      <w:r w:rsidDel="003D67B0">
        <w:rPr>
          <w:rFonts w:cs="Calibri"/>
          <w:color w:val="4F81BD"/>
          <w:sz w:val="20"/>
        </w:rPr>
        <w:delText>Guidance</w:delText>
      </w:r>
    </w:del>
    <w:ins w:id="1192" w:author="陈学锋" w:date="2018-07-09T20:52:00Z">
      <w:r>
        <w:rPr>
          <w:rFonts w:cs="Calibri"/>
          <w:color w:val="4F81BD"/>
          <w:sz w:val="20"/>
        </w:rPr>
        <w:t>G</w:t>
      </w:r>
    </w:ins>
    <w:ins w:id="1193" w:author="陈学锋" w:date="2018-07-09T20:53:00Z">
      <w:r>
        <w:rPr>
          <w:rFonts w:cs="Calibri"/>
          <w:color w:val="4F81BD"/>
          <w:sz w:val="20"/>
        </w:rPr>
        <w:t>uide</w:t>
      </w:r>
    </w:ins>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FBA" w:rsidRDefault="00324FBA">
    <w:pPr>
      <w:pStyle w:val="a9"/>
      <w:pBdr>
        <w:bottom w:val="none" w:sz="0" w:space="1" w:color="auto"/>
      </w:pBdr>
    </w:pPr>
    <w:r>
      <w:rPr>
        <w:noProof/>
      </w:rPr>
      <w:drawing>
        <wp:anchor distT="0" distB="0" distL="114300" distR="114300" simplePos="0" relativeHeight="251656704" behindDoc="0" locked="0" layoutInCell="1" allowOverlap="1" wp14:anchorId="130D4A46" wp14:editId="7FE72ABB">
          <wp:simplePos x="0" y="0"/>
          <wp:positionH relativeFrom="column">
            <wp:posOffset>3175</wp:posOffset>
          </wp:positionH>
          <wp:positionV relativeFrom="paragraph">
            <wp:posOffset>-352425</wp:posOffset>
          </wp:positionV>
          <wp:extent cx="3009900" cy="617855"/>
          <wp:effectExtent l="0" t="0" r="0" b="0"/>
          <wp:wrapSquare wrapText="bothSides"/>
          <wp:docPr id="2" name="图片 15" descr="说明: 中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中英文+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9900" cy="617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32F5"/>
    <w:multiLevelType w:val="multilevel"/>
    <w:tmpl w:val="035D32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E614981"/>
    <w:multiLevelType w:val="hybridMultilevel"/>
    <w:tmpl w:val="485E8FB6"/>
    <w:lvl w:ilvl="0" w:tplc="740A23F2">
      <w:start w:val="4"/>
      <w:numFmt w:val="bullet"/>
      <w:lvlText w:val="■"/>
      <w:lvlJc w:val="left"/>
      <w:pPr>
        <w:ind w:left="360" w:hanging="360"/>
      </w:pPr>
      <w:rPr>
        <w:rFonts w:ascii="宋体" w:eastAsia="宋体" w:hAnsi="宋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D81E03"/>
    <w:multiLevelType w:val="multilevel"/>
    <w:tmpl w:val="12D81E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5936AFD"/>
    <w:multiLevelType w:val="multilevel"/>
    <w:tmpl w:val="15936AF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880242F"/>
    <w:multiLevelType w:val="multilevel"/>
    <w:tmpl w:val="1880242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9D67D9"/>
    <w:multiLevelType w:val="multilevel"/>
    <w:tmpl w:val="2E9D67D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545C3645"/>
    <w:multiLevelType w:val="singleLevel"/>
    <w:tmpl w:val="545C3645"/>
    <w:lvl w:ilvl="0">
      <w:start w:val="1"/>
      <w:numFmt w:val="bullet"/>
      <w:lvlText w:val=""/>
      <w:lvlJc w:val="left"/>
      <w:pPr>
        <w:tabs>
          <w:tab w:val="num" w:pos="420"/>
        </w:tabs>
        <w:ind w:left="420" w:hanging="420"/>
      </w:pPr>
      <w:rPr>
        <w:rFonts w:ascii="Wingdings" w:hAnsi="Wingdings" w:hint="default"/>
      </w:rPr>
    </w:lvl>
  </w:abstractNum>
  <w:abstractNum w:abstractNumId="7" w15:restartNumberingAfterBreak="0">
    <w:nsid w:val="545C3758"/>
    <w:multiLevelType w:val="singleLevel"/>
    <w:tmpl w:val="545C3758"/>
    <w:lvl w:ilvl="0">
      <w:start w:val="1"/>
      <w:numFmt w:val="bullet"/>
      <w:lvlText w:val=""/>
      <w:lvlJc w:val="left"/>
      <w:pPr>
        <w:tabs>
          <w:tab w:val="num" w:pos="420"/>
        </w:tabs>
        <w:ind w:left="420" w:hanging="420"/>
      </w:pPr>
      <w:rPr>
        <w:rFonts w:ascii="Wingdings" w:hAnsi="Wingdings" w:hint="default"/>
      </w:rPr>
    </w:lvl>
  </w:abstractNum>
  <w:abstractNum w:abstractNumId="8" w15:restartNumberingAfterBreak="0">
    <w:nsid w:val="545C6C9A"/>
    <w:multiLevelType w:val="singleLevel"/>
    <w:tmpl w:val="545C6C9A"/>
    <w:lvl w:ilvl="0">
      <w:start w:val="1"/>
      <w:numFmt w:val="bullet"/>
      <w:lvlText w:val=""/>
      <w:lvlJc w:val="left"/>
      <w:pPr>
        <w:tabs>
          <w:tab w:val="num" w:pos="420"/>
        </w:tabs>
        <w:ind w:left="420" w:hanging="420"/>
      </w:pPr>
      <w:rPr>
        <w:rFonts w:ascii="Wingdings" w:hAnsi="Wingdings" w:hint="default"/>
      </w:rPr>
    </w:lvl>
  </w:abstractNum>
  <w:abstractNum w:abstractNumId="9" w15:restartNumberingAfterBreak="0">
    <w:nsid w:val="545C6CA9"/>
    <w:multiLevelType w:val="singleLevel"/>
    <w:tmpl w:val="545C6CA9"/>
    <w:lvl w:ilvl="0">
      <w:start w:val="1"/>
      <w:numFmt w:val="bullet"/>
      <w:lvlText w:val=""/>
      <w:lvlJc w:val="left"/>
      <w:pPr>
        <w:tabs>
          <w:tab w:val="num" w:pos="420"/>
        </w:tabs>
        <w:ind w:left="420" w:hanging="420"/>
      </w:pPr>
      <w:rPr>
        <w:rFonts w:ascii="Wingdings" w:hAnsi="Wingdings" w:hint="default"/>
      </w:rPr>
    </w:lvl>
  </w:abstractNum>
  <w:abstractNum w:abstractNumId="10" w15:restartNumberingAfterBreak="0">
    <w:nsid w:val="545C6CBA"/>
    <w:multiLevelType w:val="singleLevel"/>
    <w:tmpl w:val="545C6CBA"/>
    <w:lvl w:ilvl="0">
      <w:start w:val="1"/>
      <w:numFmt w:val="bullet"/>
      <w:lvlText w:val=""/>
      <w:lvlJc w:val="left"/>
      <w:pPr>
        <w:tabs>
          <w:tab w:val="num" w:pos="420"/>
        </w:tabs>
        <w:ind w:left="420" w:hanging="420"/>
      </w:pPr>
      <w:rPr>
        <w:rFonts w:ascii="Wingdings" w:hAnsi="Wingdings" w:hint="default"/>
      </w:rPr>
    </w:lvl>
  </w:abstractNum>
  <w:abstractNum w:abstractNumId="11" w15:restartNumberingAfterBreak="0">
    <w:nsid w:val="6AAE6AE2"/>
    <w:multiLevelType w:val="multilevel"/>
    <w:tmpl w:val="6AAE6A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F002A81"/>
    <w:multiLevelType w:val="multilevel"/>
    <w:tmpl w:val="6F002A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FF96754"/>
    <w:multiLevelType w:val="multilevel"/>
    <w:tmpl w:val="6FF967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883178F"/>
    <w:multiLevelType w:val="multilevel"/>
    <w:tmpl w:val="7883178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5"/>
  </w:num>
  <w:num w:numId="2">
    <w:abstractNumId w:val="13"/>
  </w:num>
  <w:num w:numId="3">
    <w:abstractNumId w:val="2"/>
  </w:num>
  <w:num w:numId="4">
    <w:abstractNumId w:val="6"/>
  </w:num>
  <w:num w:numId="5">
    <w:abstractNumId w:val="14"/>
  </w:num>
  <w:num w:numId="6">
    <w:abstractNumId w:val="4"/>
  </w:num>
  <w:num w:numId="7">
    <w:abstractNumId w:val="3"/>
  </w:num>
  <w:num w:numId="8">
    <w:abstractNumId w:val="7"/>
  </w:num>
  <w:num w:numId="9">
    <w:abstractNumId w:val="12"/>
  </w:num>
  <w:num w:numId="10">
    <w:abstractNumId w:val="11"/>
  </w:num>
  <w:num w:numId="11">
    <w:abstractNumId w:val="0"/>
  </w:num>
  <w:num w:numId="12">
    <w:abstractNumId w:val="8"/>
  </w:num>
  <w:num w:numId="13">
    <w:abstractNumId w:val="9"/>
  </w:num>
  <w:num w:numId="14">
    <w:abstractNumId w:val="10"/>
  </w:num>
  <w:num w:numId="1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陈学锋">
    <w15:presenceInfo w15:providerId="AD" w15:userId="S-1-5-21-985973948-3989397396-3577687851-59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912"/>
    <w:rsid w:val="000001D2"/>
    <w:rsid w:val="0000048D"/>
    <w:rsid w:val="000005AC"/>
    <w:rsid w:val="000019B8"/>
    <w:rsid w:val="00001D0C"/>
    <w:rsid w:val="00001E3D"/>
    <w:rsid w:val="00002FDC"/>
    <w:rsid w:val="00005DF6"/>
    <w:rsid w:val="000079A0"/>
    <w:rsid w:val="000100A1"/>
    <w:rsid w:val="000100DE"/>
    <w:rsid w:val="0001014C"/>
    <w:rsid w:val="00010872"/>
    <w:rsid w:val="0001182E"/>
    <w:rsid w:val="00011AA2"/>
    <w:rsid w:val="00012204"/>
    <w:rsid w:val="00012653"/>
    <w:rsid w:val="00012707"/>
    <w:rsid w:val="0001358D"/>
    <w:rsid w:val="00013679"/>
    <w:rsid w:val="0001502E"/>
    <w:rsid w:val="000151EB"/>
    <w:rsid w:val="00015E7E"/>
    <w:rsid w:val="00016087"/>
    <w:rsid w:val="00016AB1"/>
    <w:rsid w:val="00020A92"/>
    <w:rsid w:val="00020D11"/>
    <w:rsid w:val="000215B0"/>
    <w:rsid w:val="000226EA"/>
    <w:rsid w:val="0002309B"/>
    <w:rsid w:val="0002362A"/>
    <w:rsid w:val="0002380D"/>
    <w:rsid w:val="000255F7"/>
    <w:rsid w:val="00026C38"/>
    <w:rsid w:val="000270D8"/>
    <w:rsid w:val="000274A6"/>
    <w:rsid w:val="00030F96"/>
    <w:rsid w:val="00032A60"/>
    <w:rsid w:val="00032C56"/>
    <w:rsid w:val="00033606"/>
    <w:rsid w:val="000348AF"/>
    <w:rsid w:val="000354D4"/>
    <w:rsid w:val="00036B47"/>
    <w:rsid w:val="000378E7"/>
    <w:rsid w:val="00040E1D"/>
    <w:rsid w:val="0004118F"/>
    <w:rsid w:val="000412E6"/>
    <w:rsid w:val="00041349"/>
    <w:rsid w:val="000417C4"/>
    <w:rsid w:val="00042122"/>
    <w:rsid w:val="00043481"/>
    <w:rsid w:val="0004387B"/>
    <w:rsid w:val="00043949"/>
    <w:rsid w:val="0004449E"/>
    <w:rsid w:val="0004485F"/>
    <w:rsid w:val="000455A9"/>
    <w:rsid w:val="00046153"/>
    <w:rsid w:val="00046441"/>
    <w:rsid w:val="0004655A"/>
    <w:rsid w:val="00046813"/>
    <w:rsid w:val="00046A37"/>
    <w:rsid w:val="00047A5C"/>
    <w:rsid w:val="00051CD4"/>
    <w:rsid w:val="00051DB2"/>
    <w:rsid w:val="0005209C"/>
    <w:rsid w:val="00052123"/>
    <w:rsid w:val="00052691"/>
    <w:rsid w:val="00052910"/>
    <w:rsid w:val="00052C70"/>
    <w:rsid w:val="00052F14"/>
    <w:rsid w:val="000531EE"/>
    <w:rsid w:val="00053597"/>
    <w:rsid w:val="00053A54"/>
    <w:rsid w:val="00054451"/>
    <w:rsid w:val="000547BD"/>
    <w:rsid w:val="00054B06"/>
    <w:rsid w:val="00055C85"/>
    <w:rsid w:val="00056A5D"/>
    <w:rsid w:val="00056E9A"/>
    <w:rsid w:val="000577AF"/>
    <w:rsid w:val="0006005D"/>
    <w:rsid w:val="00060E45"/>
    <w:rsid w:val="00060F75"/>
    <w:rsid w:val="00063B17"/>
    <w:rsid w:val="00063E0A"/>
    <w:rsid w:val="000643AD"/>
    <w:rsid w:val="00064433"/>
    <w:rsid w:val="00064A85"/>
    <w:rsid w:val="00064DF7"/>
    <w:rsid w:val="00064F70"/>
    <w:rsid w:val="0006562A"/>
    <w:rsid w:val="000661AA"/>
    <w:rsid w:val="000704F7"/>
    <w:rsid w:val="000706DC"/>
    <w:rsid w:val="000748DE"/>
    <w:rsid w:val="00074B56"/>
    <w:rsid w:val="000752FC"/>
    <w:rsid w:val="0007586B"/>
    <w:rsid w:val="000759DE"/>
    <w:rsid w:val="000766B2"/>
    <w:rsid w:val="0007717E"/>
    <w:rsid w:val="00077BBA"/>
    <w:rsid w:val="00077D2C"/>
    <w:rsid w:val="00080C3E"/>
    <w:rsid w:val="0008193B"/>
    <w:rsid w:val="00081E7A"/>
    <w:rsid w:val="00082946"/>
    <w:rsid w:val="000835A0"/>
    <w:rsid w:val="000855A6"/>
    <w:rsid w:val="000869C8"/>
    <w:rsid w:val="000923DA"/>
    <w:rsid w:val="000924A1"/>
    <w:rsid w:val="00092D79"/>
    <w:rsid w:val="00093626"/>
    <w:rsid w:val="00094021"/>
    <w:rsid w:val="000941B6"/>
    <w:rsid w:val="000952C7"/>
    <w:rsid w:val="00095444"/>
    <w:rsid w:val="00095BCF"/>
    <w:rsid w:val="000A0F3E"/>
    <w:rsid w:val="000A18E5"/>
    <w:rsid w:val="000A26A5"/>
    <w:rsid w:val="000A2A45"/>
    <w:rsid w:val="000A370D"/>
    <w:rsid w:val="000A4096"/>
    <w:rsid w:val="000A4B1A"/>
    <w:rsid w:val="000A5035"/>
    <w:rsid w:val="000A54CE"/>
    <w:rsid w:val="000A5C24"/>
    <w:rsid w:val="000A695B"/>
    <w:rsid w:val="000A6C5C"/>
    <w:rsid w:val="000B07AE"/>
    <w:rsid w:val="000B41AF"/>
    <w:rsid w:val="000B5135"/>
    <w:rsid w:val="000B61B6"/>
    <w:rsid w:val="000B6F02"/>
    <w:rsid w:val="000B7277"/>
    <w:rsid w:val="000C0A0F"/>
    <w:rsid w:val="000C192B"/>
    <w:rsid w:val="000C2257"/>
    <w:rsid w:val="000C2D59"/>
    <w:rsid w:val="000C36F2"/>
    <w:rsid w:val="000C3E54"/>
    <w:rsid w:val="000C51F6"/>
    <w:rsid w:val="000C7159"/>
    <w:rsid w:val="000D169F"/>
    <w:rsid w:val="000D390C"/>
    <w:rsid w:val="000D3998"/>
    <w:rsid w:val="000D56D3"/>
    <w:rsid w:val="000D5F44"/>
    <w:rsid w:val="000D6062"/>
    <w:rsid w:val="000D6D3B"/>
    <w:rsid w:val="000D6FF2"/>
    <w:rsid w:val="000D73ED"/>
    <w:rsid w:val="000D7887"/>
    <w:rsid w:val="000D7D1F"/>
    <w:rsid w:val="000E036A"/>
    <w:rsid w:val="000E09A7"/>
    <w:rsid w:val="000E0C26"/>
    <w:rsid w:val="000E12D6"/>
    <w:rsid w:val="000E2482"/>
    <w:rsid w:val="000E2B2D"/>
    <w:rsid w:val="000E2C8F"/>
    <w:rsid w:val="000E3B9F"/>
    <w:rsid w:val="000E3D9D"/>
    <w:rsid w:val="000E46E1"/>
    <w:rsid w:val="000E5372"/>
    <w:rsid w:val="000E5921"/>
    <w:rsid w:val="000E5D0A"/>
    <w:rsid w:val="000E65B1"/>
    <w:rsid w:val="000E7E32"/>
    <w:rsid w:val="000F0CB0"/>
    <w:rsid w:val="000F0D8D"/>
    <w:rsid w:val="000F10E7"/>
    <w:rsid w:val="000F1A83"/>
    <w:rsid w:val="000F1EF2"/>
    <w:rsid w:val="000F2CA1"/>
    <w:rsid w:val="000F37F9"/>
    <w:rsid w:val="000F39E7"/>
    <w:rsid w:val="000F3B8C"/>
    <w:rsid w:val="000F3E1E"/>
    <w:rsid w:val="000F3F7D"/>
    <w:rsid w:val="000F4996"/>
    <w:rsid w:val="000F4B2B"/>
    <w:rsid w:val="000F4D74"/>
    <w:rsid w:val="000F6012"/>
    <w:rsid w:val="000F7EC9"/>
    <w:rsid w:val="00102133"/>
    <w:rsid w:val="00104840"/>
    <w:rsid w:val="001053CC"/>
    <w:rsid w:val="0010580E"/>
    <w:rsid w:val="0010595B"/>
    <w:rsid w:val="00107457"/>
    <w:rsid w:val="00112121"/>
    <w:rsid w:val="00113FFE"/>
    <w:rsid w:val="00114291"/>
    <w:rsid w:val="001142D2"/>
    <w:rsid w:val="0011438E"/>
    <w:rsid w:val="001146CC"/>
    <w:rsid w:val="0011503E"/>
    <w:rsid w:val="00115DA2"/>
    <w:rsid w:val="00115DDA"/>
    <w:rsid w:val="001161CD"/>
    <w:rsid w:val="0011637C"/>
    <w:rsid w:val="00121691"/>
    <w:rsid w:val="00121CF3"/>
    <w:rsid w:val="00122BA4"/>
    <w:rsid w:val="0012334E"/>
    <w:rsid w:val="001235AF"/>
    <w:rsid w:val="001242C5"/>
    <w:rsid w:val="00125062"/>
    <w:rsid w:val="001252AB"/>
    <w:rsid w:val="00125507"/>
    <w:rsid w:val="001263BA"/>
    <w:rsid w:val="00126C68"/>
    <w:rsid w:val="0012752D"/>
    <w:rsid w:val="0012777D"/>
    <w:rsid w:val="00127E80"/>
    <w:rsid w:val="001301A2"/>
    <w:rsid w:val="00131443"/>
    <w:rsid w:val="0013155C"/>
    <w:rsid w:val="00131883"/>
    <w:rsid w:val="0013283B"/>
    <w:rsid w:val="00132CB8"/>
    <w:rsid w:val="0013301A"/>
    <w:rsid w:val="00133A50"/>
    <w:rsid w:val="00133EBF"/>
    <w:rsid w:val="0013483D"/>
    <w:rsid w:val="001350B3"/>
    <w:rsid w:val="0013531E"/>
    <w:rsid w:val="001364AF"/>
    <w:rsid w:val="00136614"/>
    <w:rsid w:val="0013674E"/>
    <w:rsid w:val="001367EA"/>
    <w:rsid w:val="00136A1C"/>
    <w:rsid w:val="001371CD"/>
    <w:rsid w:val="001378AF"/>
    <w:rsid w:val="00137968"/>
    <w:rsid w:val="001400A4"/>
    <w:rsid w:val="001408AD"/>
    <w:rsid w:val="001409AC"/>
    <w:rsid w:val="00140E5A"/>
    <w:rsid w:val="00141B18"/>
    <w:rsid w:val="0014218C"/>
    <w:rsid w:val="00143649"/>
    <w:rsid w:val="00144187"/>
    <w:rsid w:val="00144237"/>
    <w:rsid w:val="00145FE0"/>
    <w:rsid w:val="00146FF3"/>
    <w:rsid w:val="00150B05"/>
    <w:rsid w:val="001510C7"/>
    <w:rsid w:val="0015183C"/>
    <w:rsid w:val="001527E4"/>
    <w:rsid w:val="00153361"/>
    <w:rsid w:val="001534BC"/>
    <w:rsid w:val="00153747"/>
    <w:rsid w:val="00154128"/>
    <w:rsid w:val="0015601A"/>
    <w:rsid w:val="0015698A"/>
    <w:rsid w:val="00157D69"/>
    <w:rsid w:val="00160A2D"/>
    <w:rsid w:val="00160BE4"/>
    <w:rsid w:val="00161216"/>
    <w:rsid w:val="001635A5"/>
    <w:rsid w:val="00163C2A"/>
    <w:rsid w:val="00163E60"/>
    <w:rsid w:val="00165E22"/>
    <w:rsid w:val="0016624B"/>
    <w:rsid w:val="0016627B"/>
    <w:rsid w:val="0016768F"/>
    <w:rsid w:val="00167AAA"/>
    <w:rsid w:val="00167E06"/>
    <w:rsid w:val="001716C2"/>
    <w:rsid w:val="0017235C"/>
    <w:rsid w:val="001733FD"/>
    <w:rsid w:val="001742E9"/>
    <w:rsid w:val="00175204"/>
    <w:rsid w:val="001753AD"/>
    <w:rsid w:val="00175F57"/>
    <w:rsid w:val="00177239"/>
    <w:rsid w:val="001773BD"/>
    <w:rsid w:val="001816B0"/>
    <w:rsid w:val="00182011"/>
    <w:rsid w:val="00183336"/>
    <w:rsid w:val="00183412"/>
    <w:rsid w:val="00183B53"/>
    <w:rsid w:val="00183DAC"/>
    <w:rsid w:val="00185711"/>
    <w:rsid w:val="0018677C"/>
    <w:rsid w:val="001907B1"/>
    <w:rsid w:val="00191273"/>
    <w:rsid w:val="001919B2"/>
    <w:rsid w:val="00192271"/>
    <w:rsid w:val="001927A0"/>
    <w:rsid w:val="00192D8E"/>
    <w:rsid w:val="0019300B"/>
    <w:rsid w:val="00193E52"/>
    <w:rsid w:val="00194912"/>
    <w:rsid w:val="00194BA2"/>
    <w:rsid w:val="00195AD3"/>
    <w:rsid w:val="00195B01"/>
    <w:rsid w:val="0019638C"/>
    <w:rsid w:val="001A06AD"/>
    <w:rsid w:val="001A0B26"/>
    <w:rsid w:val="001A1409"/>
    <w:rsid w:val="001A2F6D"/>
    <w:rsid w:val="001A3FAB"/>
    <w:rsid w:val="001A5F99"/>
    <w:rsid w:val="001A6C5E"/>
    <w:rsid w:val="001A6D47"/>
    <w:rsid w:val="001A772A"/>
    <w:rsid w:val="001A772E"/>
    <w:rsid w:val="001B0D01"/>
    <w:rsid w:val="001B2246"/>
    <w:rsid w:val="001B2308"/>
    <w:rsid w:val="001B42F0"/>
    <w:rsid w:val="001B4319"/>
    <w:rsid w:val="001B45CA"/>
    <w:rsid w:val="001B51D5"/>
    <w:rsid w:val="001C09A6"/>
    <w:rsid w:val="001C114B"/>
    <w:rsid w:val="001C155E"/>
    <w:rsid w:val="001C1C03"/>
    <w:rsid w:val="001C2F75"/>
    <w:rsid w:val="001C301F"/>
    <w:rsid w:val="001C34BB"/>
    <w:rsid w:val="001C3FF6"/>
    <w:rsid w:val="001C5B40"/>
    <w:rsid w:val="001D0B1F"/>
    <w:rsid w:val="001D10CA"/>
    <w:rsid w:val="001D300F"/>
    <w:rsid w:val="001D3714"/>
    <w:rsid w:val="001D3F53"/>
    <w:rsid w:val="001D511C"/>
    <w:rsid w:val="001D5B3F"/>
    <w:rsid w:val="001D682C"/>
    <w:rsid w:val="001D69A5"/>
    <w:rsid w:val="001D6FFF"/>
    <w:rsid w:val="001D72ED"/>
    <w:rsid w:val="001D770C"/>
    <w:rsid w:val="001D77BA"/>
    <w:rsid w:val="001E0031"/>
    <w:rsid w:val="001E03B6"/>
    <w:rsid w:val="001E0DC5"/>
    <w:rsid w:val="001E125B"/>
    <w:rsid w:val="001E1890"/>
    <w:rsid w:val="001E1DD2"/>
    <w:rsid w:val="001E344A"/>
    <w:rsid w:val="001E5160"/>
    <w:rsid w:val="001E55CE"/>
    <w:rsid w:val="001E700E"/>
    <w:rsid w:val="001E7118"/>
    <w:rsid w:val="001E72E4"/>
    <w:rsid w:val="001F0B35"/>
    <w:rsid w:val="001F189A"/>
    <w:rsid w:val="001F2C94"/>
    <w:rsid w:val="001F335B"/>
    <w:rsid w:val="001F5DF3"/>
    <w:rsid w:val="001F6176"/>
    <w:rsid w:val="001F6A98"/>
    <w:rsid w:val="001F71D3"/>
    <w:rsid w:val="002004C0"/>
    <w:rsid w:val="002011B4"/>
    <w:rsid w:val="002022B5"/>
    <w:rsid w:val="00202432"/>
    <w:rsid w:val="002028D9"/>
    <w:rsid w:val="002031AF"/>
    <w:rsid w:val="002060A2"/>
    <w:rsid w:val="002061BC"/>
    <w:rsid w:val="0020644A"/>
    <w:rsid w:val="00206B8D"/>
    <w:rsid w:val="00210860"/>
    <w:rsid w:val="00210BDF"/>
    <w:rsid w:val="00211100"/>
    <w:rsid w:val="00212CAE"/>
    <w:rsid w:val="00212ED4"/>
    <w:rsid w:val="0021307D"/>
    <w:rsid w:val="0021324D"/>
    <w:rsid w:val="00215674"/>
    <w:rsid w:val="002158D3"/>
    <w:rsid w:val="002160BE"/>
    <w:rsid w:val="00216263"/>
    <w:rsid w:val="00216611"/>
    <w:rsid w:val="002166F5"/>
    <w:rsid w:val="002201CA"/>
    <w:rsid w:val="002207A4"/>
    <w:rsid w:val="00220ABF"/>
    <w:rsid w:val="00220D7F"/>
    <w:rsid w:val="00221958"/>
    <w:rsid w:val="00222019"/>
    <w:rsid w:val="0022286A"/>
    <w:rsid w:val="002234D9"/>
    <w:rsid w:val="00224C2A"/>
    <w:rsid w:val="00224C5D"/>
    <w:rsid w:val="00225D1D"/>
    <w:rsid w:val="002276AB"/>
    <w:rsid w:val="00230847"/>
    <w:rsid w:val="002316F4"/>
    <w:rsid w:val="00231C6B"/>
    <w:rsid w:val="00233757"/>
    <w:rsid w:val="0023504E"/>
    <w:rsid w:val="00235279"/>
    <w:rsid w:val="002358CE"/>
    <w:rsid w:val="0023593A"/>
    <w:rsid w:val="00235ABE"/>
    <w:rsid w:val="00236712"/>
    <w:rsid w:val="002369CA"/>
    <w:rsid w:val="0023745B"/>
    <w:rsid w:val="00237CC3"/>
    <w:rsid w:val="002413AC"/>
    <w:rsid w:val="00242242"/>
    <w:rsid w:val="00243644"/>
    <w:rsid w:val="00243C1B"/>
    <w:rsid w:val="002443BA"/>
    <w:rsid w:val="00244A91"/>
    <w:rsid w:val="002463EE"/>
    <w:rsid w:val="002470A2"/>
    <w:rsid w:val="0024757D"/>
    <w:rsid w:val="0024758B"/>
    <w:rsid w:val="00247D77"/>
    <w:rsid w:val="00252A65"/>
    <w:rsid w:val="00252E81"/>
    <w:rsid w:val="00253C76"/>
    <w:rsid w:val="00253E57"/>
    <w:rsid w:val="00254166"/>
    <w:rsid w:val="002549CF"/>
    <w:rsid w:val="00254EBF"/>
    <w:rsid w:val="002552A4"/>
    <w:rsid w:val="0025697B"/>
    <w:rsid w:val="00257922"/>
    <w:rsid w:val="00257F73"/>
    <w:rsid w:val="002601A3"/>
    <w:rsid w:val="00260398"/>
    <w:rsid w:val="0026039E"/>
    <w:rsid w:val="00260757"/>
    <w:rsid w:val="00260D82"/>
    <w:rsid w:val="00261801"/>
    <w:rsid w:val="00261AF1"/>
    <w:rsid w:val="00261F2A"/>
    <w:rsid w:val="00262374"/>
    <w:rsid w:val="00263366"/>
    <w:rsid w:val="00263D75"/>
    <w:rsid w:val="00264469"/>
    <w:rsid w:val="002657BA"/>
    <w:rsid w:val="00265DD7"/>
    <w:rsid w:val="0026622A"/>
    <w:rsid w:val="002679D4"/>
    <w:rsid w:val="00267A4B"/>
    <w:rsid w:val="00270564"/>
    <w:rsid w:val="0027081A"/>
    <w:rsid w:val="00272A06"/>
    <w:rsid w:val="0027322F"/>
    <w:rsid w:val="00273340"/>
    <w:rsid w:val="0027351F"/>
    <w:rsid w:val="0027389E"/>
    <w:rsid w:val="00273C6E"/>
    <w:rsid w:val="00274F8B"/>
    <w:rsid w:val="00275CAE"/>
    <w:rsid w:val="00276749"/>
    <w:rsid w:val="00276D47"/>
    <w:rsid w:val="00277BAE"/>
    <w:rsid w:val="0028080A"/>
    <w:rsid w:val="00280C69"/>
    <w:rsid w:val="0028104B"/>
    <w:rsid w:val="00281D4D"/>
    <w:rsid w:val="00282166"/>
    <w:rsid w:val="0028286E"/>
    <w:rsid w:val="0028387F"/>
    <w:rsid w:val="00283B9D"/>
    <w:rsid w:val="00283E84"/>
    <w:rsid w:val="002852C9"/>
    <w:rsid w:val="00286AE0"/>
    <w:rsid w:val="00287607"/>
    <w:rsid w:val="0028798D"/>
    <w:rsid w:val="00287CEA"/>
    <w:rsid w:val="00291462"/>
    <w:rsid w:val="002919A6"/>
    <w:rsid w:val="00292361"/>
    <w:rsid w:val="00292B1F"/>
    <w:rsid w:val="00292B31"/>
    <w:rsid w:val="00292BD0"/>
    <w:rsid w:val="00292C7D"/>
    <w:rsid w:val="00292F2F"/>
    <w:rsid w:val="00295404"/>
    <w:rsid w:val="00296225"/>
    <w:rsid w:val="00296AAC"/>
    <w:rsid w:val="00296F9E"/>
    <w:rsid w:val="00297380"/>
    <w:rsid w:val="0029794E"/>
    <w:rsid w:val="00297E1B"/>
    <w:rsid w:val="00297E8C"/>
    <w:rsid w:val="002A0132"/>
    <w:rsid w:val="002A13C2"/>
    <w:rsid w:val="002A1914"/>
    <w:rsid w:val="002A4769"/>
    <w:rsid w:val="002A4D9D"/>
    <w:rsid w:val="002A5797"/>
    <w:rsid w:val="002A5BF1"/>
    <w:rsid w:val="002A71DA"/>
    <w:rsid w:val="002A7234"/>
    <w:rsid w:val="002A764B"/>
    <w:rsid w:val="002A7C05"/>
    <w:rsid w:val="002B06A9"/>
    <w:rsid w:val="002B0AFD"/>
    <w:rsid w:val="002B123C"/>
    <w:rsid w:val="002B1309"/>
    <w:rsid w:val="002B342A"/>
    <w:rsid w:val="002B3F0E"/>
    <w:rsid w:val="002B467A"/>
    <w:rsid w:val="002B490E"/>
    <w:rsid w:val="002B5F85"/>
    <w:rsid w:val="002B6191"/>
    <w:rsid w:val="002B685E"/>
    <w:rsid w:val="002B6991"/>
    <w:rsid w:val="002C02F8"/>
    <w:rsid w:val="002C0871"/>
    <w:rsid w:val="002C1102"/>
    <w:rsid w:val="002C1C30"/>
    <w:rsid w:val="002C21CE"/>
    <w:rsid w:val="002C2514"/>
    <w:rsid w:val="002C325F"/>
    <w:rsid w:val="002C35F2"/>
    <w:rsid w:val="002C3BB6"/>
    <w:rsid w:val="002C43D3"/>
    <w:rsid w:val="002C4AF5"/>
    <w:rsid w:val="002C6FD9"/>
    <w:rsid w:val="002C7795"/>
    <w:rsid w:val="002D02BA"/>
    <w:rsid w:val="002D061A"/>
    <w:rsid w:val="002D0A73"/>
    <w:rsid w:val="002D34B6"/>
    <w:rsid w:val="002D35EE"/>
    <w:rsid w:val="002D3C93"/>
    <w:rsid w:val="002D3D9D"/>
    <w:rsid w:val="002D3EF4"/>
    <w:rsid w:val="002D475E"/>
    <w:rsid w:val="002D63A5"/>
    <w:rsid w:val="002E05F8"/>
    <w:rsid w:val="002E1DFA"/>
    <w:rsid w:val="002E234E"/>
    <w:rsid w:val="002E235D"/>
    <w:rsid w:val="002E23D9"/>
    <w:rsid w:val="002E3DB8"/>
    <w:rsid w:val="002E4841"/>
    <w:rsid w:val="002E7F32"/>
    <w:rsid w:val="002F1A46"/>
    <w:rsid w:val="002F1E75"/>
    <w:rsid w:val="002F1EB6"/>
    <w:rsid w:val="002F3F32"/>
    <w:rsid w:val="002F4D2D"/>
    <w:rsid w:val="002F5375"/>
    <w:rsid w:val="002F580D"/>
    <w:rsid w:val="002F6D7B"/>
    <w:rsid w:val="002F780A"/>
    <w:rsid w:val="002F78AD"/>
    <w:rsid w:val="002F7C44"/>
    <w:rsid w:val="00300065"/>
    <w:rsid w:val="00300A06"/>
    <w:rsid w:val="00300BE0"/>
    <w:rsid w:val="00301F01"/>
    <w:rsid w:val="003038B0"/>
    <w:rsid w:val="0030453F"/>
    <w:rsid w:val="00305102"/>
    <w:rsid w:val="00305E79"/>
    <w:rsid w:val="00310B68"/>
    <w:rsid w:val="00311F8E"/>
    <w:rsid w:val="003131EB"/>
    <w:rsid w:val="003139C6"/>
    <w:rsid w:val="00314464"/>
    <w:rsid w:val="003157F3"/>
    <w:rsid w:val="0031623F"/>
    <w:rsid w:val="0031783C"/>
    <w:rsid w:val="0032024E"/>
    <w:rsid w:val="0032037C"/>
    <w:rsid w:val="00320D11"/>
    <w:rsid w:val="00321181"/>
    <w:rsid w:val="0032120E"/>
    <w:rsid w:val="003234E8"/>
    <w:rsid w:val="003246EB"/>
    <w:rsid w:val="003248C7"/>
    <w:rsid w:val="00324FBA"/>
    <w:rsid w:val="0032585E"/>
    <w:rsid w:val="0032633C"/>
    <w:rsid w:val="003267F4"/>
    <w:rsid w:val="00326A9E"/>
    <w:rsid w:val="00330EA3"/>
    <w:rsid w:val="00332E4A"/>
    <w:rsid w:val="003340AD"/>
    <w:rsid w:val="003377FF"/>
    <w:rsid w:val="00337C8B"/>
    <w:rsid w:val="00340566"/>
    <w:rsid w:val="00340CF3"/>
    <w:rsid w:val="003416A2"/>
    <w:rsid w:val="00341CED"/>
    <w:rsid w:val="00341D2D"/>
    <w:rsid w:val="0034238F"/>
    <w:rsid w:val="00344845"/>
    <w:rsid w:val="00344908"/>
    <w:rsid w:val="00344DF6"/>
    <w:rsid w:val="00344F7A"/>
    <w:rsid w:val="00345CDB"/>
    <w:rsid w:val="0034670D"/>
    <w:rsid w:val="00346988"/>
    <w:rsid w:val="00346B06"/>
    <w:rsid w:val="00346C41"/>
    <w:rsid w:val="00346C55"/>
    <w:rsid w:val="00347D50"/>
    <w:rsid w:val="00350278"/>
    <w:rsid w:val="003502D5"/>
    <w:rsid w:val="00351902"/>
    <w:rsid w:val="00351CE7"/>
    <w:rsid w:val="00352AAA"/>
    <w:rsid w:val="0035318C"/>
    <w:rsid w:val="00353652"/>
    <w:rsid w:val="00353895"/>
    <w:rsid w:val="00354A48"/>
    <w:rsid w:val="00354C26"/>
    <w:rsid w:val="00355150"/>
    <w:rsid w:val="00355F41"/>
    <w:rsid w:val="00360007"/>
    <w:rsid w:val="003601A4"/>
    <w:rsid w:val="00360932"/>
    <w:rsid w:val="00360B2C"/>
    <w:rsid w:val="00360BD3"/>
    <w:rsid w:val="0036139E"/>
    <w:rsid w:val="0036143D"/>
    <w:rsid w:val="00362735"/>
    <w:rsid w:val="0036482B"/>
    <w:rsid w:val="00364BE2"/>
    <w:rsid w:val="00364F68"/>
    <w:rsid w:val="00365828"/>
    <w:rsid w:val="00365C1B"/>
    <w:rsid w:val="00365D1B"/>
    <w:rsid w:val="003668E7"/>
    <w:rsid w:val="00366BF3"/>
    <w:rsid w:val="003671CA"/>
    <w:rsid w:val="0036732F"/>
    <w:rsid w:val="00367F4A"/>
    <w:rsid w:val="00370831"/>
    <w:rsid w:val="0037087E"/>
    <w:rsid w:val="00370FB8"/>
    <w:rsid w:val="00372CEF"/>
    <w:rsid w:val="00372D65"/>
    <w:rsid w:val="00373EC2"/>
    <w:rsid w:val="00373F27"/>
    <w:rsid w:val="00374507"/>
    <w:rsid w:val="00375B7F"/>
    <w:rsid w:val="00376848"/>
    <w:rsid w:val="003772C8"/>
    <w:rsid w:val="00377776"/>
    <w:rsid w:val="00380710"/>
    <w:rsid w:val="003813CA"/>
    <w:rsid w:val="003814B2"/>
    <w:rsid w:val="00381AA0"/>
    <w:rsid w:val="003822AC"/>
    <w:rsid w:val="00383191"/>
    <w:rsid w:val="00383C4B"/>
    <w:rsid w:val="003849BE"/>
    <w:rsid w:val="00385007"/>
    <w:rsid w:val="00385785"/>
    <w:rsid w:val="00385EC2"/>
    <w:rsid w:val="003869DB"/>
    <w:rsid w:val="00387BB5"/>
    <w:rsid w:val="00387C68"/>
    <w:rsid w:val="003917A3"/>
    <w:rsid w:val="00391B26"/>
    <w:rsid w:val="00392974"/>
    <w:rsid w:val="00393937"/>
    <w:rsid w:val="003949DE"/>
    <w:rsid w:val="00394A14"/>
    <w:rsid w:val="00396A5C"/>
    <w:rsid w:val="003A1C3A"/>
    <w:rsid w:val="003A2698"/>
    <w:rsid w:val="003A2F51"/>
    <w:rsid w:val="003A3192"/>
    <w:rsid w:val="003A3D6B"/>
    <w:rsid w:val="003A4238"/>
    <w:rsid w:val="003A6A32"/>
    <w:rsid w:val="003A6CC1"/>
    <w:rsid w:val="003A70CE"/>
    <w:rsid w:val="003B16CB"/>
    <w:rsid w:val="003B1838"/>
    <w:rsid w:val="003B2EA9"/>
    <w:rsid w:val="003B4325"/>
    <w:rsid w:val="003B486F"/>
    <w:rsid w:val="003B5C5D"/>
    <w:rsid w:val="003B6295"/>
    <w:rsid w:val="003B6EA9"/>
    <w:rsid w:val="003C0618"/>
    <w:rsid w:val="003C08E9"/>
    <w:rsid w:val="003C1237"/>
    <w:rsid w:val="003C17B3"/>
    <w:rsid w:val="003C180E"/>
    <w:rsid w:val="003C296B"/>
    <w:rsid w:val="003C2B30"/>
    <w:rsid w:val="003C2D18"/>
    <w:rsid w:val="003C2EEF"/>
    <w:rsid w:val="003C32E9"/>
    <w:rsid w:val="003C3577"/>
    <w:rsid w:val="003C3D91"/>
    <w:rsid w:val="003C42D6"/>
    <w:rsid w:val="003C4BCC"/>
    <w:rsid w:val="003C623E"/>
    <w:rsid w:val="003C63D4"/>
    <w:rsid w:val="003C6BB1"/>
    <w:rsid w:val="003C7626"/>
    <w:rsid w:val="003C76C4"/>
    <w:rsid w:val="003C7727"/>
    <w:rsid w:val="003C7C9D"/>
    <w:rsid w:val="003C7F0F"/>
    <w:rsid w:val="003D0E55"/>
    <w:rsid w:val="003D0F8A"/>
    <w:rsid w:val="003D1C1A"/>
    <w:rsid w:val="003D243D"/>
    <w:rsid w:val="003D2D56"/>
    <w:rsid w:val="003D4B40"/>
    <w:rsid w:val="003D67B0"/>
    <w:rsid w:val="003E07FA"/>
    <w:rsid w:val="003E0C66"/>
    <w:rsid w:val="003E14BB"/>
    <w:rsid w:val="003E273D"/>
    <w:rsid w:val="003E334F"/>
    <w:rsid w:val="003E54B9"/>
    <w:rsid w:val="003E5553"/>
    <w:rsid w:val="003E5DB4"/>
    <w:rsid w:val="003E5E39"/>
    <w:rsid w:val="003E62D1"/>
    <w:rsid w:val="003E639A"/>
    <w:rsid w:val="003F0547"/>
    <w:rsid w:val="003F072F"/>
    <w:rsid w:val="003F231F"/>
    <w:rsid w:val="003F2DE7"/>
    <w:rsid w:val="003F2E0F"/>
    <w:rsid w:val="003F34FC"/>
    <w:rsid w:val="003F3611"/>
    <w:rsid w:val="003F3891"/>
    <w:rsid w:val="003F59CB"/>
    <w:rsid w:val="003F5D1B"/>
    <w:rsid w:val="003F6088"/>
    <w:rsid w:val="003F633E"/>
    <w:rsid w:val="003F70BD"/>
    <w:rsid w:val="003F7844"/>
    <w:rsid w:val="0040207B"/>
    <w:rsid w:val="004031FC"/>
    <w:rsid w:val="004032B0"/>
    <w:rsid w:val="00405A1C"/>
    <w:rsid w:val="00405B48"/>
    <w:rsid w:val="00405F38"/>
    <w:rsid w:val="0040700A"/>
    <w:rsid w:val="004100DE"/>
    <w:rsid w:val="00410566"/>
    <w:rsid w:val="00410E99"/>
    <w:rsid w:val="00413A14"/>
    <w:rsid w:val="00413F79"/>
    <w:rsid w:val="004146B6"/>
    <w:rsid w:val="0041571F"/>
    <w:rsid w:val="00415F07"/>
    <w:rsid w:val="00416DE3"/>
    <w:rsid w:val="0041715B"/>
    <w:rsid w:val="00417CE2"/>
    <w:rsid w:val="00417D94"/>
    <w:rsid w:val="00417E23"/>
    <w:rsid w:val="00417FEC"/>
    <w:rsid w:val="00420DFA"/>
    <w:rsid w:val="00421A60"/>
    <w:rsid w:val="0042425C"/>
    <w:rsid w:val="00424450"/>
    <w:rsid w:val="00424BE1"/>
    <w:rsid w:val="0042656C"/>
    <w:rsid w:val="00426CD2"/>
    <w:rsid w:val="00426D4E"/>
    <w:rsid w:val="004278BA"/>
    <w:rsid w:val="0043024F"/>
    <w:rsid w:val="0043064B"/>
    <w:rsid w:val="00430A5D"/>
    <w:rsid w:val="00430D32"/>
    <w:rsid w:val="00431662"/>
    <w:rsid w:val="00431AC2"/>
    <w:rsid w:val="00432483"/>
    <w:rsid w:val="004325A4"/>
    <w:rsid w:val="00433976"/>
    <w:rsid w:val="00434231"/>
    <w:rsid w:val="0043456D"/>
    <w:rsid w:val="00434C59"/>
    <w:rsid w:val="00435CE9"/>
    <w:rsid w:val="004372D7"/>
    <w:rsid w:val="0044065C"/>
    <w:rsid w:val="00443064"/>
    <w:rsid w:val="00444589"/>
    <w:rsid w:val="004461C6"/>
    <w:rsid w:val="004462E5"/>
    <w:rsid w:val="00446302"/>
    <w:rsid w:val="00446BAA"/>
    <w:rsid w:val="0044701E"/>
    <w:rsid w:val="00447A4A"/>
    <w:rsid w:val="00450EAC"/>
    <w:rsid w:val="004510FE"/>
    <w:rsid w:val="00451FE7"/>
    <w:rsid w:val="00452A66"/>
    <w:rsid w:val="0045565C"/>
    <w:rsid w:val="00455E00"/>
    <w:rsid w:val="00456C16"/>
    <w:rsid w:val="00460B37"/>
    <w:rsid w:val="0046160D"/>
    <w:rsid w:val="00461EDD"/>
    <w:rsid w:val="004637CA"/>
    <w:rsid w:val="00463903"/>
    <w:rsid w:val="00465C5B"/>
    <w:rsid w:val="00466090"/>
    <w:rsid w:val="004660DC"/>
    <w:rsid w:val="00467A24"/>
    <w:rsid w:val="00467EB2"/>
    <w:rsid w:val="00470A9C"/>
    <w:rsid w:val="004710E9"/>
    <w:rsid w:val="00471B2A"/>
    <w:rsid w:val="0047361A"/>
    <w:rsid w:val="004737F2"/>
    <w:rsid w:val="00474830"/>
    <w:rsid w:val="00474AEA"/>
    <w:rsid w:val="00474F45"/>
    <w:rsid w:val="00475A1F"/>
    <w:rsid w:val="00476289"/>
    <w:rsid w:val="00476EFC"/>
    <w:rsid w:val="0048035C"/>
    <w:rsid w:val="004810DB"/>
    <w:rsid w:val="004815D2"/>
    <w:rsid w:val="004818ED"/>
    <w:rsid w:val="004835B6"/>
    <w:rsid w:val="004842B9"/>
    <w:rsid w:val="00484CC0"/>
    <w:rsid w:val="00484D92"/>
    <w:rsid w:val="00485355"/>
    <w:rsid w:val="00485569"/>
    <w:rsid w:val="00485986"/>
    <w:rsid w:val="00485E92"/>
    <w:rsid w:val="00487DA4"/>
    <w:rsid w:val="004903B0"/>
    <w:rsid w:val="00490F40"/>
    <w:rsid w:val="00492C42"/>
    <w:rsid w:val="00492C66"/>
    <w:rsid w:val="00492E1A"/>
    <w:rsid w:val="00493472"/>
    <w:rsid w:val="004937F9"/>
    <w:rsid w:val="004962C8"/>
    <w:rsid w:val="004972F1"/>
    <w:rsid w:val="004A0242"/>
    <w:rsid w:val="004A121D"/>
    <w:rsid w:val="004A2792"/>
    <w:rsid w:val="004A3389"/>
    <w:rsid w:val="004A586C"/>
    <w:rsid w:val="004A5B0E"/>
    <w:rsid w:val="004A7683"/>
    <w:rsid w:val="004A7993"/>
    <w:rsid w:val="004B035A"/>
    <w:rsid w:val="004B1E48"/>
    <w:rsid w:val="004B2053"/>
    <w:rsid w:val="004B339B"/>
    <w:rsid w:val="004B43D8"/>
    <w:rsid w:val="004B4BAD"/>
    <w:rsid w:val="004B52E1"/>
    <w:rsid w:val="004B5903"/>
    <w:rsid w:val="004B5EB1"/>
    <w:rsid w:val="004B6A6D"/>
    <w:rsid w:val="004B7EC0"/>
    <w:rsid w:val="004B7F83"/>
    <w:rsid w:val="004C0FF3"/>
    <w:rsid w:val="004C1B7B"/>
    <w:rsid w:val="004C1D31"/>
    <w:rsid w:val="004C1ED5"/>
    <w:rsid w:val="004C2104"/>
    <w:rsid w:val="004C245E"/>
    <w:rsid w:val="004C2D47"/>
    <w:rsid w:val="004C36A7"/>
    <w:rsid w:val="004C4A7C"/>
    <w:rsid w:val="004C5330"/>
    <w:rsid w:val="004C558D"/>
    <w:rsid w:val="004C5FC3"/>
    <w:rsid w:val="004C6572"/>
    <w:rsid w:val="004D07E5"/>
    <w:rsid w:val="004D13B1"/>
    <w:rsid w:val="004D1548"/>
    <w:rsid w:val="004D2C10"/>
    <w:rsid w:val="004D39A7"/>
    <w:rsid w:val="004D49F9"/>
    <w:rsid w:val="004D4A47"/>
    <w:rsid w:val="004D4ABD"/>
    <w:rsid w:val="004D68AA"/>
    <w:rsid w:val="004D6C32"/>
    <w:rsid w:val="004D7489"/>
    <w:rsid w:val="004D7756"/>
    <w:rsid w:val="004E0110"/>
    <w:rsid w:val="004E01E6"/>
    <w:rsid w:val="004E0F6C"/>
    <w:rsid w:val="004E2BE5"/>
    <w:rsid w:val="004E2EBC"/>
    <w:rsid w:val="004E37D9"/>
    <w:rsid w:val="004E3811"/>
    <w:rsid w:val="004E3BCA"/>
    <w:rsid w:val="004E4A47"/>
    <w:rsid w:val="004E50DB"/>
    <w:rsid w:val="004E62DF"/>
    <w:rsid w:val="004E64C7"/>
    <w:rsid w:val="004E6780"/>
    <w:rsid w:val="004F0698"/>
    <w:rsid w:val="004F070A"/>
    <w:rsid w:val="004F0AB1"/>
    <w:rsid w:val="004F0AB4"/>
    <w:rsid w:val="004F10E3"/>
    <w:rsid w:val="004F1ACF"/>
    <w:rsid w:val="004F3A78"/>
    <w:rsid w:val="004F3E13"/>
    <w:rsid w:val="004F44DE"/>
    <w:rsid w:val="004F58F3"/>
    <w:rsid w:val="004F61F9"/>
    <w:rsid w:val="004F6A60"/>
    <w:rsid w:val="004F7726"/>
    <w:rsid w:val="004F7D8B"/>
    <w:rsid w:val="005000BC"/>
    <w:rsid w:val="005004B7"/>
    <w:rsid w:val="00503991"/>
    <w:rsid w:val="00504D15"/>
    <w:rsid w:val="00505D8E"/>
    <w:rsid w:val="0050637F"/>
    <w:rsid w:val="00507C80"/>
    <w:rsid w:val="00510EFB"/>
    <w:rsid w:val="005114D7"/>
    <w:rsid w:val="00511F4C"/>
    <w:rsid w:val="00512398"/>
    <w:rsid w:val="0051256C"/>
    <w:rsid w:val="00512E26"/>
    <w:rsid w:val="00512EC4"/>
    <w:rsid w:val="005139C4"/>
    <w:rsid w:val="00513CB5"/>
    <w:rsid w:val="00514313"/>
    <w:rsid w:val="00514512"/>
    <w:rsid w:val="00515267"/>
    <w:rsid w:val="00515BDA"/>
    <w:rsid w:val="0051796F"/>
    <w:rsid w:val="005202C8"/>
    <w:rsid w:val="00522FA5"/>
    <w:rsid w:val="005232B4"/>
    <w:rsid w:val="00524817"/>
    <w:rsid w:val="00525860"/>
    <w:rsid w:val="00525ED3"/>
    <w:rsid w:val="00527E26"/>
    <w:rsid w:val="00530885"/>
    <w:rsid w:val="00534EB2"/>
    <w:rsid w:val="00536189"/>
    <w:rsid w:val="005376FA"/>
    <w:rsid w:val="00540706"/>
    <w:rsid w:val="00540842"/>
    <w:rsid w:val="005409B1"/>
    <w:rsid w:val="00540AF4"/>
    <w:rsid w:val="00540BBE"/>
    <w:rsid w:val="00540E35"/>
    <w:rsid w:val="0054125D"/>
    <w:rsid w:val="005415BE"/>
    <w:rsid w:val="00541944"/>
    <w:rsid w:val="0054226C"/>
    <w:rsid w:val="00542D66"/>
    <w:rsid w:val="00543AE3"/>
    <w:rsid w:val="00544E85"/>
    <w:rsid w:val="0054510F"/>
    <w:rsid w:val="00545804"/>
    <w:rsid w:val="00546DEA"/>
    <w:rsid w:val="00547100"/>
    <w:rsid w:val="00547457"/>
    <w:rsid w:val="005476DF"/>
    <w:rsid w:val="00550368"/>
    <w:rsid w:val="00550530"/>
    <w:rsid w:val="00550E62"/>
    <w:rsid w:val="00550F60"/>
    <w:rsid w:val="00551A53"/>
    <w:rsid w:val="00551F7C"/>
    <w:rsid w:val="005524C8"/>
    <w:rsid w:val="00552643"/>
    <w:rsid w:val="0055392E"/>
    <w:rsid w:val="00553D83"/>
    <w:rsid w:val="00553E6F"/>
    <w:rsid w:val="00553EDE"/>
    <w:rsid w:val="00555088"/>
    <w:rsid w:val="00557CC3"/>
    <w:rsid w:val="00560235"/>
    <w:rsid w:val="005620D0"/>
    <w:rsid w:val="00562140"/>
    <w:rsid w:val="0056280F"/>
    <w:rsid w:val="005630DC"/>
    <w:rsid w:val="00564144"/>
    <w:rsid w:val="005643D8"/>
    <w:rsid w:val="00565C1D"/>
    <w:rsid w:val="005662EE"/>
    <w:rsid w:val="005665DF"/>
    <w:rsid w:val="005666B7"/>
    <w:rsid w:val="0056729B"/>
    <w:rsid w:val="005678CF"/>
    <w:rsid w:val="00567C70"/>
    <w:rsid w:val="0057081C"/>
    <w:rsid w:val="005709EA"/>
    <w:rsid w:val="0057121C"/>
    <w:rsid w:val="0057187E"/>
    <w:rsid w:val="00571FEF"/>
    <w:rsid w:val="00572334"/>
    <w:rsid w:val="00572719"/>
    <w:rsid w:val="00573095"/>
    <w:rsid w:val="0057389E"/>
    <w:rsid w:val="00573E36"/>
    <w:rsid w:val="00574705"/>
    <w:rsid w:val="00574761"/>
    <w:rsid w:val="00575455"/>
    <w:rsid w:val="00575902"/>
    <w:rsid w:val="00575E6C"/>
    <w:rsid w:val="00575F53"/>
    <w:rsid w:val="0057678B"/>
    <w:rsid w:val="005771A5"/>
    <w:rsid w:val="00580B7F"/>
    <w:rsid w:val="005821CA"/>
    <w:rsid w:val="00582F2B"/>
    <w:rsid w:val="00583046"/>
    <w:rsid w:val="00585F3F"/>
    <w:rsid w:val="00586F36"/>
    <w:rsid w:val="00587CA5"/>
    <w:rsid w:val="005906CF"/>
    <w:rsid w:val="00590C3C"/>
    <w:rsid w:val="00591451"/>
    <w:rsid w:val="005927FE"/>
    <w:rsid w:val="0059310A"/>
    <w:rsid w:val="005933EB"/>
    <w:rsid w:val="0059388C"/>
    <w:rsid w:val="005939E1"/>
    <w:rsid w:val="005942BC"/>
    <w:rsid w:val="00594552"/>
    <w:rsid w:val="00594DC4"/>
    <w:rsid w:val="005953F0"/>
    <w:rsid w:val="00597949"/>
    <w:rsid w:val="00597F49"/>
    <w:rsid w:val="005A1203"/>
    <w:rsid w:val="005A3119"/>
    <w:rsid w:val="005A3BC6"/>
    <w:rsid w:val="005A47F5"/>
    <w:rsid w:val="005A4A52"/>
    <w:rsid w:val="005A52BA"/>
    <w:rsid w:val="005A624F"/>
    <w:rsid w:val="005A6472"/>
    <w:rsid w:val="005A68BE"/>
    <w:rsid w:val="005A6A50"/>
    <w:rsid w:val="005A7511"/>
    <w:rsid w:val="005A772F"/>
    <w:rsid w:val="005A7759"/>
    <w:rsid w:val="005A7768"/>
    <w:rsid w:val="005A7785"/>
    <w:rsid w:val="005B0DE0"/>
    <w:rsid w:val="005B0E0E"/>
    <w:rsid w:val="005B1CB6"/>
    <w:rsid w:val="005B1DB7"/>
    <w:rsid w:val="005B38D9"/>
    <w:rsid w:val="005B4A4D"/>
    <w:rsid w:val="005B5417"/>
    <w:rsid w:val="005B5ACD"/>
    <w:rsid w:val="005B5AF4"/>
    <w:rsid w:val="005B5F4B"/>
    <w:rsid w:val="005B72EB"/>
    <w:rsid w:val="005B73D5"/>
    <w:rsid w:val="005C0538"/>
    <w:rsid w:val="005C2269"/>
    <w:rsid w:val="005C36B7"/>
    <w:rsid w:val="005C3E10"/>
    <w:rsid w:val="005C3EB4"/>
    <w:rsid w:val="005C4E46"/>
    <w:rsid w:val="005C5EBC"/>
    <w:rsid w:val="005C64B5"/>
    <w:rsid w:val="005C6CE8"/>
    <w:rsid w:val="005D04A9"/>
    <w:rsid w:val="005D155C"/>
    <w:rsid w:val="005D1B7B"/>
    <w:rsid w:val="005D1CD0"/>
    <w:rsid w:val="005D1D32"/>
    <w:rsid w:val="005D251A"/>
    <w:rsid w:val="005D56FA"/>
    <w:rsid w:val="005D573D"/>
    <w:rsid w:val="005D6E08"/>
    <w:rsid w:val="005D767C"/>
    <w:rsid w:val="005E1999"/>
    <w:rsid w:val="005E2F93"/>
    <w:rsid w:val="005E3241"/>
    <w:rsid w:val="005E388F"/>
    <w:rsid w:val="005E390F"/>
    <w:rsid w:val="005E3AFE"/>
    <w:rsid w:val="005E3C32"/>
    <w:rsid w:val="005E4EC6"/>
    <w:rsid w:val="005E524C"/>
    <w:rsid w:val="005E6913"/>
    <w:rsid w:val="005E770D"/>
    <w:rsid w:val="005E79FA"/>
    <w:rsid w:val="005E7B00"/>
    <w:rsid w:val="005E7EB5"/>
    <w:rsid w:val="005F118E"/>
    <w:rsid w:val="005F2D57"/>
    <w:rsid w:val="005F348D"/>
    <w:rsid w:val="005F3AB6"/>
    <w:rsid w:val="005F3DE2"/>
    <w:rsid w:val="005F3F35"/>
    <w:rsid w:val="005F4C27"/>
    <w:rsid w:val="005F4D10"/>
    <w:rsid w:val="005F523B"/>
    <w:rsid w:val="005F57CC"/>
    <w:rsid w:val="005F5A80"/>
    <w:rsid w:val="005F6BA4"/>
    <w:rsid w:val="005F6D03"/>
    <w:rsid w:val="00600088"/>
    <w:rsid w:val="006011DE"/>
    <w:rsid w:val="00601701"/>
    <w:rsid w:val="006019F8"/>
    <w:rsid w:val="00603E77"/>
    <w:rsid w:val="00604182"/>
    <w:rsid w:val="00606497"/>
    <w:rsid w:val="006064D8"/>
    <w:rsid w:val="00606BCD"/>
    <w:rsid w:val="00610193"/>
    <w:rsid w:val="00610DCD"/>
    <w:rsid w:val="00611348"/>
    <w:rsid w:val="006128DA"/>
    <w:rsid w:val="00612B69"/>
    <w:rsid w:val="00613F54"/>
    <w:rsid w:val="00614EF5"/>
    <w:rsid w:val="0061639A"/>
    <w:rsid w:val="00616A87"/>
    <w:rsid w:val="0061722A"/>
    <w:rsid w:val="006174BC"/>
    <w:rsid w:val="00620464"/>
    <w:rsid w:val="00624819"/>
    <w:rsid w:val="00624BF1"/>
    <w:rsid w:val="0062515A"/>
    <w:rsid w:val="00625E98"/>
    <w:rsid w:val="00626330"/>
    <w:rsid w:val="00626C2D"/>
    <w:rsid w:val="00627E98"/>
    <w:rsid w:val="0063076A"/>
    <w:rsid w:val="006318F3"/>
    <w:rsid w:val="006323F5"/>
    <w:rsid w:val="00632414"/>
    <w:rsid w:val="006325CA"/>
    <w:rsid w:val="00632A8D"/>
    <w:rsid w:val="0063371D"/>
    <w:rsid w:val="0063457E"/>
    <w:rsid w:val="006345B0"/>
    <w:rsid w:val="006346B6"/>
    <w:rsid w:val="006377A3"/>
    <w:rsid w:val="006409B8"/>
    <w:rsid w:val="006420F4"/>
    <w:rsid w:val="006430E2"/>
    <w:rsid w:val="00643863"/>
    <w:rsid w:val="00644021"/>
    <w:rsid w:val="00644D6B"/>
    <w:rsid w:val="00645526"/>
    <w:rsid w:val="00646772"/>
    <w:rsid w:val="00646E32"/>
    <w:rsid w:val="00647EF2"/>
    <w:rsid w:val="0065019C"/>
    <w:rsid w:val="00650B5F"/>
    <w:rsid w:val="00650BB9"/>
    <w:rsid w:val="00650C9A"/>
    <w:rsid w:val="00651A08"/>
    <w:rsid w:val="00651D4B"/>
    <w:rsid w:val="00651FD4"/>
    <w:rsid w:val="00655431"/>
    <w:rsid w:val="00655966"/>
    <w:rsid w:val="00655CCD"/>
    <w:rsid w:val="00655F16"/>
    <w:rsid w:val="006601E4"/>
    <w:rsid w:val="006608FC"/>
    <w:rsid w:val="00660F14"/>
    <w:rsid w:val="00662C44"/>
    <w:rsid w:val="00664419"/>
    <w:rsid w:val="0066458F"/>
    <w:rsid w:val="00664BC6"/>
    <w:rsid w:val="0066516D"/>
    <w:rsid w:val="0066523D"/>
    <w:rsid w:val="0066526C"/>
    <w:rsid w:val="00665A45"/>
    <w:rsid w:val="00666926"/>
    <w:rsid w:val="00666DF9"/>
    <w:rsid w:val="00666EC5"/>
    <w:rsid w:val="006678DC"/>
    <w:rsid w:val="0067018C"/>
    <w:rsid w:val="006704CB"/>
    <w:rsid w:val="006705B8"/>
    <w:rsid w:val="006713EB"/>
    <w:rsid w:val="00671E90"/>
    <w:rsid w:val="00672483"/>
    <w:rsid w:val="006726EF"/>
    <w:rsid w:val="006730B3"/>
    <w:rsid w:val="00673565"/>
    <w:rsid w:val="006743F4"/>
    <w:rsid w:val="006746BD"/>
    <w:rsid w:val="00674B3B"/>
    <w:rsid w:val="00674E7F"/>
    <w:rsid w:val="00675E37"/>
    <w:rsid w:val="00676BA5"/>
    <w:rsid w:val="006771C3"/>
    <w:rsid w:val="00677F3B"/>
    <w:rsid w:val="00677F89"/>
    <w:rsid w:val="00680590"/>
    <w:rsid w:val="00681546"/>
    <w:rsid w:val="00681753"/>
    <w:rsid w:val="00681E73"/>
    <w:rsid w:val="0068248B"/>
    <w:rsid w:val="00683831"/>
    <w:rsid w:val="00684983"/>
    <w:rsid w:val="00684B1C"/>
    <w:rsid w:val="0068530C"/>
    <w:rsid w:val="006873E5"/>
    <w:rsid w:val="006878DC"/>
    <w:rsid w:val="00687C13"/>
    <w:rsid w:val="00691393"/>
    <w:rsid w:val="00691809"/>
    <w:rsid w:val="006918E4"/>
    <w:rsid w:val="00691B2F"/>
    <w:rsid w:val="00691FD2"/>
    <w:rsid w:val="0069277F"/>
    <w:rsid w:val="0069312D"/>
    <w:rsid w:val="006932B0"/>
    <w:rsid w:val="00693699"/>
    <w:rsid w:val="00694CB4"/>
    <w:rsid w:val="00696723"/>
    <w:rsid w:val="00696CB0"/>
    <w:rsid w:val="006A281A"/>
    <w:rsid w:val="006A2A72"/>
    <w:rsid w:val="006A3B86"/>
    <w:rsid w:val="006A3D6D"/>
    <w:rsid w:val="006A529A"/>
    <w:rsid w:val="006A67B3"/>
    <w:rsid w:val="006A6C4E"/>
    <w:rsid w:val="006A7153"/>
    <w:rsid w:val="006A7F8E"/>
    <w:rsid w:val="006B0473"/>
    <w:rsid w:val="006B054D"/>
    <w:rsid w:val="006B198E"/>
    <w:rsid w:val="006B1B93"/>
    <w:rsid w:val="006B1BCC"/>
    <w:rsid w:val="006B2069"/>
    <w:rsid w:val="006B3749"/>
    <w:rsid w:val="006B4CB1"/>
    <w:rsid w:val="006B5099"/>
    <w:rsid w:val="006B51EB"/>
    <w:rsid w:val="006B5744"/>
    <w:rsid w:val="006B5C8C"/>
    <w:rsid w:val="006B6FC8"/>
    <w:rsid w:val="006B7035"/>
    <w:rsid w:val="006B7C14"/>
    <w:rsid w:val="006B7FDE"/>
    <w:rsid w:val="006C178C"/>
    <w:rsid w:val="006C1BF9"/>
    <w:rsid w:val="006C2BD6"/>
    <w:rsid w:val="006C3C8D"/>
    <w:rsid w:val="006C52A9"/>
    <w:rsid w:val="006C5524"/>
    <w:rsid w:val="006C5A07"/>
    <w:rsid w:val="006C6505"/>
    <w:rsid w:val="006C734A"/>
    <w:rsid w:val="006D204D"/>
    <w:rsid w:val="006D21A2"/>
    <w:rsid w:val="006D45EA"/>
    <w:rsid w:val="006D4CEC"/>
    <w:rsid w:val="006D5704"/>
    <w:rsid w:val="006D76C5"/>
    <w:rsid w:val="006D78AD"/>
    <w:rsid w:val="006E0FAF"/>
    <w:rsid w:val="006E1063"/>
    <w:rsid w:val="006E11A2"/>
    <w:rsid w:val="006E19A8"/>
    <w:rsid w:val="006E1E82"/>
    <w:rsid w:val="006E255E"/>
    <w:rsid w:val="006E3524"/>
    <w:rsid w:val="006E3871"/>
    <w:rsid w:val="006E4810"/>
    <w:rsid w:val="006E4DFC"/>
    <w:rsid w:val="006E58DB"/>
    <w:rsid w:val="006E5AC1"/>
    <w:rsid w:val="006E79D9"/>
    <w:rsid w:val="006F05AC"/>
    <w:rsid w:val="006F0718"/>
    <w:rsid w:val="006F1D86"/>
    <w:rsid w:val="006F2D06"/>
    <w:rsid w:val="006F33F0"/>
    <w:rsid w:val="006F4D06"/>
    <w:rsid w:val="006F4F0B"/>
    <w:rsid w:val="006F54BE"/>
    <w:rsid w:val="006F54DE"/>
    <w:rsid w:val="006F550F"/>
    <w:rsid w:val="006F5E17"/>
    <w:rsid w:val="006F7E5E"/>
    <w:rsid w:val="00701C5D"/>
    <w:rsid w:val="00702821"/>
    <w:rsid w:val="00702D72"/>
    <w:rsid w:val="00702E6E"/>
    <w:rsid w:val="00703D3A"/>
    <w:rsid w:val="00703DC7"/>
    <w:rsid w:val="007043A2"/>
    <w:rsid w:val="007058F0"/>
    <w:rsid w:val="0070691F"/>
    <w:rsid w:val="00706B05"/>
    <w:rsid w:val="007070F5"/>
    <w:rsid w:val="00707A1E"/>
    <w:rsid w:val="00710155"/>
    <w:rsid w:val="0071016E"/>
    <w:rsid w:val="0071021E"/>
    <w:rsid w:val="007108ED"/>
    <w:rsid w:val="007108F1"/>
    <w:rsid w:val="00710A51"/>
    <w:rsid w:val="00710C7A"/>
    <w:rsid w:val="007111FA"/>
    <w:rsid w:val="00711CD5"/>
    <w:rsid w:val="0071337A"/>
    <w:rsid w:val="00713749"/>
    <w:rsid w:val="00713C05"/>
    <w:rsid w:val="00714688"/>
    <w:rsid w:val="00714912"/>
    <w:rsid w:val="0071494E"/>
    <w:rsid w:val="0071767C"/>
    <w:rsid w:val="00717936"/>
    <w:rsid w:val="00720237"/>
    <w:rsid w:val="00720374"/>
    <w:rsid w:val="00720B74"/>
    <w:rsid w:val="00721620"/>
    <w:rsid w:val="00721932"/>
    <w:rsid w:val="00721D06"/>
    <w:rsid w:val="007234F0"/>
    <w:rsid w:val="00723D25"/>
    <w:rsid w:val="007243C1"/>
    <w:rsid w:val="00724507"/>
    <w:rsid w:val="00724CAE"/>
    <w:rsid w:val="00724EE1"/>
    <w:rsid w:val="00725369"/>
    <w:rsid w:val="00725632"/>
    <w:rsid w:val="00725B8D"/>
    <w:rsid w:val="00726670"/>
    <w:rsid w:val="0073050D"/>
    <w:rsid w:val="007305B6"/>
    <w:rsid w:val="00731163"/>
    <w:rsid w:val="00731337"/>
    <w:rsid w:val="007322EA"/>
    <w:rsid w:val="0073261D"/>
    <w:rsid w:val="00733179"/>
    <w:rsid w:val="007336A5"/>
    <w:rsid w:val="00733B4F"/>
    <w:rsid w:val="00734F1B"/>
    <w:rsid w:val="00736452"/>
    <w:rsid w:val="0073662E"/>
    <w:rsid w:val="00736E75"/>
    <w:rsid w:val="00737A61"/>
    <w:rsid w:val="007415FB"/>
    <w:rsid w:val="00743E00"/>
    <w:rsid w:val="007459F5"/>
    <w:rsid w:val="00745F50"/>
    <w:rsid w:val="00747459"/>
    <w:rsid w:val="00750937"/>
    <w:rsid w:val="007512D7"/>
    <w:rsid w:val="00751B6F"/>
    <w:rsid w:val="00753A52"/>
    <w:rsid w:val="007545A1"/>
    <w:rsid w:val="0075491C"/>
    <w:rsid w:val="00754D72"/>
    <w:rsid w:val="00754F3B"/>
    <w:rsid w:val="00755049"/>
    <w:rsid w:val="00755261"/>
    <w:rsid w:val="00755D82"/>
    <w:rsid w:val="007560F4"/>
    <w:rsid w:val="00756B43"/>
    <w:rsid w:val="007579D4"/>
    <w:rsid w:val="00757A73"/>
    <w:rsid w:val="007610DC"/>
    <w:rsid w:val="007618D9"/>
    <w:rsid w:val="007625A2"/>
    <w:rsid w:val="007632FB"/>
    <w:rsid w:val="0076473C"/>
    <w:rsid w:val="00764EE3"/>
    <w:rsid w:val="00765281"/>
    <w:rsid w:val="007657F4"/>
    <w:rsid w:val="007670A3"/>
    <w:rsid w:val="00767557"/>
    <w:rsid w:val="00770240"/>
    <w:rsid w:val="00770496"/>
    <w:rsid w:val="00771AF0"/>
    <w:rsid w:val="00771CD4"/>
    <w:rsid w:val="0077205F"/>
    <w:rsid w:val="00773B2A"/>
    <w:rsid w:val="0077454D"/>
    <w:rsid w:val="007749A0"/>
    <w:rsid w:val="007761FC"/>
    <w:rsid w:val="007825F9"/>
    <w:rsid w:val="00782D65"/>
    <w:rsid w:val="00785650"/>
    <w:rsid w:val="00785C3F"/>
    <w:rsid w:val="00786C20"/>
    <w:rsid w:val="0078764C"/>
    <w:rsid w:val="00787887"/>
    <w:rsid w:val="00790F6F"/>
    <w:rsid w:val="00791C96"/>
    <w:rsid w:val="007921C5"/>
    <w:rsid w:val="007939E6"/>
    <w:rsid w:val="00793C27"/>
    <w:rsid w:val="0079410A"/>
    <w:rsid w:val="00794405"/>
    <w:rsid w:val="00794AC7"/>
    <w:rsid w:val="00795140"/>
    <w:rsid w:val="00797D3C"/>
    <w:rsid w:val="007A0A4F"/>
    <w:rsid w:val="007A234E"/>
    <w:rsid w:val="007A2389"/>
    <w:rsid w:val="007A2DF4"/>
    <w:rsid w:val="007A3B14"/>
    <w:rsid w:val="007A3B56"/>
    <w:rsid w:val="007A430D"/>
    <w:rsid w:val="007A452F"/>
    <w:rsid w:val="007A51E3"/>
    <w:rsid w:val="007A6CEC"/>
    <w:rsid w:val="007A6F4E"/>
    <w:rsid w:val="007B1C68"/>
    <w:rsid w:val="007B1CAF"/>
    <w:rsid w:val="007B42F9"/>
    <w:rsid w:val="007B4D27"/>
    <w:rsid w:val="007B4F59"/>
    <w:rsid w:val="007B5942"/>
    <w:rsid w:val="007B5C49"/>
    <w:rsid w:val="007B62FF"/>
    <w:rsid w:val="007B6F02"/>
    <w:rsid w:val="007C00AE"/>
    <w:rsid w:val="007C0D42"/>
    <w:rsid w:val="007C1180"/>
    <w:rsid w:val="007C18F6"/>
    <w:rsid w:val="007C1D18"/>
    <w:rsid w:val="007C3601"/>
    <w:rsid w:val="007C4422"/>
    <w:rsid w:val="007C477A"/>
    <w:rsid w:val="007C6D8E"/>
    <w:rsid w:val="007C6F10"/>
    <w:rsid w:val="007C7599"/>
    <w:rsid w:val="007D0B1D"/>
    <w:rsid w:val="007D1542"/>
    <w:rsid w:val="007D18C6"/>
    <w:rsid w:val="007D363B"/>
    <w:rsid w:val="007D3C7C"/>
    <w:rsid w:val="007D49E6"/>
    <w:rsid w:val="007D4C5B"/>
    <w:rsid w:val="007D5364"/>
    <w:rsid w:val="007D5C7B"/>
    <w:rsid w:val="007D6621"/>
    <w:rsid w:val="007D6AAB"/>
    <w:rsid w:val="007D7E0F"/>
    <w:rsid w:val="007D7E84"/>
    <w:rsid w:val="007E02A3"/>
    <w:rsid w:val="007E0A23"/>
    <w:rsid w:val="007E2127"/>
    <w:rsid w:val="007E2AC1"/>
    <w:rsid w:val="007E3328"/>
    <w:rsid w:val="007E3877"/>
    <w:rsid w:val="007E3BBC"/>
    <w:rsid w:val="007E459B"/>
    <w:rsid w:val="007E46E9"/>
    <w:rsid w:val="007E5351"/>
    <w:rsid w:val="007E53DE"/>
    <w:rsid w:val="007E59F9"/>
    <w:rsid w:val="007E5BE8"/>
    <w:rsid w:val="007E5D0F"/>
    <w:rsid w:val="007E663F"/>
    <w:rsid w:val="007E6C52"/>
    <w:rsid w:val="007E6E51"/>
    <w:rsid w:val="007E7014"/>
    <w:rsid w:val="007E715D"/>
    <w:rsid w:val="007E760D"/>
    <w:rsid w:val="007E7DE4"/>
    <w:rsid w:val="007E7F8B"/>
    <w:rsid w:val="007F04F6"/>
    <w:rsid w:val="007F054A"/>
    <w:rsid w:val="007F0E65"/>
    <w:rsid w:val="007F0ED3"/>
    <w:rsid w:val="007F2884"/>
    <w:rsid w:val="007F492A"/>
    <w:rsid w:val="007F4F23"/>
    <w:rsid w:val="007F4F5A"/>
    <w:rsid w:val="007F5E47"/>
    <w:rsid w:val="007F63B1"/>
    <w:rsid w:val="007F78FF"/>
    <w:rsid w:val="0080022D"/>
    <w:rsid w:val="00800777"/>
    <w:rsid w:val="00800D28"/>
    <w:rsid w:val="008019C2"/>
    <w:rsid w:val="00801D27"/>
    <w:rsid w:val="00801D74"/>
    <w:rsid w:val="0080314A"/>
    <w:rsid w:val="00803A91"/>
    <w:rsid w:val="00803E29"/>
    <w:rsid w:val="0080443B"/>
    <w:rsid w:val="00804AD3"/>
    <w:rsid w:val="008060BD"/>
    <w:rsid w:val="008060F2"/>
    <w:rsid w:val="00806A2B"/>
    <w:rsid w:val="008114DE"/>
    <w:rsid w:val="00811E2B"/>
    <w:rsid w:val="00813D5F"/>
    <w:rsid w:val="00814BAE"/>
    <w:rsid w:val="008153B5"/>
    <w:rsid w:val="00816F0A"/>
    <w:rsid w:val="008177D3"/>
    <w:rsid w:val="00820C97"/>
    <w:rsid w:val="00821783"/>
    <w:rsid w:val="008217F0"/>
    <w:rsid w:val="00821DBD"/>
    <w:rsid w:val="00822641"/>
    <w:rsid w:val="008229D7"/>
    <w:rsid w:val="00822ECF"/>
    <w:rsid w:val="00823E90"/>
    <w:rsid w:val="008240D1"/>
    <w:rsid w:val="00824537"/>
    <w:rsid w:val="00824AF6"/>
    <w:rsid w:val="00825AD8"/>
    <w:rsid w:val="00826A19"/>
    <w:rsid w:val="00826A6F"/>
    <w:rsid w:val="00826B3C"/>
    <w:rsid w:val="008275D1"/>
    <w:rsid w:val="00830980"/>
    <w:rsid w:val="008310A4"/>
    <w:rsid w:val="008320C5"/>
    <w:rsid w:val="00832D08"/>
    <w:rsid w:val="00833506"/>
    <w:rsid w:val="0083382F"/>
    <w:rsid w:val="0083389A"/>
    <w:rsid w:val="008345B5"/>
    <w:rsid w:val="008364A4"/>
    <w:rsid w:val="008370C6"/>
    <w:rsid w:val="008375A2"/>
    <w:rsid w:val="00837C97"/>
    <w:rsid w:val="008409AA"/>
    <w:rsid w:val="008412D2"/>
    <w:rsid w:val="0084133D"/>
    <w:rsid w:val="008419A8"/>
    <w:rsid w:val="00841E10"/>
    <w:rsid w:val="00842B24"/>
    <w:rsid w:val="00842CD4"/>
    <w:rsid w:val="00843501"/>
    <w:rsid w:val="00843BB8"/>
    <w:rsid w:val="00843F68"/>
    <w:rsid w:val="00845157"/>
    <w:rsid w:val="00845963"/>
    <w:rsid w:val="00846523"/>
    <w:rsid w:val="008510A3"/>
    <w:rsid w:val="00852D90"/>
    <w:rsid w:val="00855505"/>
    <w:rsid w:val="0085610B"/>
    <w:rsid w:val="00856D6D"/>
    <w:rsid w:val="00856EA0"/>
    <w:rsid w:val="00857220"/>
    <w:rsid w:val="00860534"/>
    <w:rsid w:val="008611A1"/>
    <w:rsid w:val="00861E3D"/>
    <w:rsid w:val="00861E7A"/>
    <w:rsid w:val="00863764"/>
    <w:rsid w:val="008641C7"/>
    <w:rsid w:val="00864297"/>
    <w:rsid w:val="00864679"/>
    <w:rsid w:val="00865986"/>
    <w:rsid w:val="00865E52"/>
    <w:rsid w:val="00866400"/>
    <w:rsid w:val="0086693D"/>
    <w:rsid w:val="00867FDA"/>
    <w:rsid w:val="008706FC"/>
    <w:rsid w:val="0087102E"/>
    <w:rsid w:val="00871C03"/>
    <w:rsid w:val="008727C8"/>
    <w:rsid w:val="00872B81"/>
    <w:rsid w:val="00872F09"/>
    <w:rsid w:val="008757AE"/>
    <w:rsid w:val="0087649C"/>
    <w:rsid w:val="008766FA"/>
    <w:rsid w:val="00876FF5"/>
    <w:rsid w:val="00882C37"/>
    <w:rsid w:val="0088337E"/>
    <w:rsid w:val="00883C8D"/>
    <w:rsid w:val="00883CE2"/>
    <w:rsid w:val="00884E93"/>
    <w:rsid w:val="00884F25"/>
    <w:rsid w:val="0088729C"/>
    <w:rsid w:val="008877E1"/>
    <w:rsid w:val="00887B79"/>
    <w:rsid w:val="008902E5"/>
    <w:rsid w:val="00891AA6"/>
    <w:rsid w:val="00892A93"/>
    <w:rsid w:val="00893680"/>
    <w:rsid w:val="00893746"/>
    <w:rsid w:val="00893D1F"/>
    <w:rsid w:val="00894592"/>
    <w:rsid w:val="0089491E"/>
    <w:rsid w:val="00894A59"/>
    <w:rsid w:val="00894C44"/>
    <w:rsid w:val="0089506C"/>
    <w:rsid w:val="00895201"/>
    <w:rsid w:val="0089621A"/>
    <w:rsid w:val="00896872"/>
    <w:rsid w:val="00897190"/>
    <w:rsid w:val="00897280"/>
    <w:rsid w:val="0089754B"/>
    <w:rsid w:val="008A0408"/>
    <w:rsid w:val="008A04E1"/>
    <w:rsid w:val="008A0A9F"/>
    <w:rsid w:val="008A19B4"/>
    <w:rsid w:val="008A249D"/>
    <w:rsid w:val="008A278C"/>
    <w:rsid w:val="008A3276"/>
    <w:rsid w:val="008A3D8F"/>
    <w:rsid w:val="008A4C56"/>
    <w:rsid w:val="008A4E6F"/>
    <w:rsid w:val="008A5C89"/>
    <w:rsid w:val="008A6C55"/>
    <w:rsid w:val="008A7321"/>
    <w:rsid w:val="008A7356"/>
    <w:rsid w:val="008A7825"/>
    <w:rsid w:val="008B0D96"/>
    <w:rsid w:val="008B0DBE"/>
    <w:rsid w:val="008B29BC"/>
    <w:rsid w:val="008B33EB"/>
    <w:rsid w:val="008B50F9"/>
    <w:rsid w:val="008B5AD7"/>
    <w:rsid w:val="008B5B0A"/>
    <w:rsid w:val="008B687B"/>
    <w:rsid w:val="008B72EC"/>
    <w:rsid w:val="008C1726"/>
    <w:rsid w:val="008C1E27"/>
    <w:rsid w:val="008C289B"/>
    <w:rsid w:val="008C3706"/>
    <w:rsid w:val="008C39ED"/>
    <w:rsid w:val="008C3C0B"/>
    <w:rsid w:val="008C48A0"/>
    <w:rsid w:val="008C497F"/>
    <w:rsid w:val="008C55F6"/>
    <w:rsid w:val="008C5644"/>
    <w:rsid w:val="008C5BEA"/>
    <w:rsid w:val="008C5F03"/>
    <w:rsid w:val="008C6B72"/>
    <w:rsid w:val="008C6C7A"/>
    <w:rsid w:val="008C7138"/>
    <w:rsid w:val="008C798E"/>
    <w:rsid w:val="008C7F29"/>
    <w:rsid w:val="008D03E3"/>
    <w:rsid w:val="008D0E2F"/>
    <w:rsid w:val="008D1E4F"/>
    <w:rsid w:val="008D25EF"/>
    <w:rsid w:val="008D2B3B"/>
    <w:rsid w:val="008D3652"/>
    <w:rsid w:val="008D369B"/>
    <w:rsid w:val="008D3AF6"/>
    <w:rsid w:val="008D3FA5"/>
    <w:rsid w:val="008D4A20"/>
    <w:rsid w:val="008D5A6D"/>
    <w:rsid w:val="008D5BC0"/>
    <w:rsid w:val="008D64C3"/>
    <w:rsid w:val="008D70DB"/>
    <w:rsid w:val="008D718E"/>
    <w:rsid w:val="008D765C"/>
    <w:rsid w:val="008D7FE2"/>
    <w:rsid w:val="008E01AE"/>
    <w:rsid w:val="008E0397"/>
    <w:rsid w:val="008E1891"/>
    <w:rsid w:val="008E1B16"/>
    <w:rsid w:val="008E1D4F"/>
    <w:rsid w:val="008E2B08"/>
    <w:rsid w:val="008E3062"/>
    <w:rsid w:val="008E3D57"/>
    <w:rsid w:val="008E4CEB"/>
    <w:rsid w:val="008E529F"/>
    <w:rsid w:val="008E6B29"/>
    <w:rsid w:val="008E7930"/>
    <w:rsid w:val="008E7C03"/>
    <w:rsid w:val="008F172C"/>
    <w:rsid w:val="008F189C"/>
    <w:rsid w:val="008F2096"/>
    <w:rsid w:val="008F2708"/>
    <w:rsid w:val="008F2E00"/>
    <w:rsid w:val="008F3297"/>
    <w:rsid w:val="008F38ED"/>
    <w:rsid w:val="008F3910"/>
    <w:rsid w:val="008F6BB8"/>
    <w:rsid w:val="008F7265"/>
    <w:rsid w:val="008F7A4F"/>
    <w:rsid w:val="008F7F27"/>
    <w:rsid w:val="009007D4"/>
    <w:rsid w:val="00900F19"/>
    <w:rsid w:val="009010BA"/>
    <w:rsid w:val="00901A9A"/>
    <w:rsid w:val="00902138"/>
    <w:rsid w:val="00902498"/>
    <w:rsid w:val="00902632"/>
    <w:rsid w:val="00902DBD"/>
    <w:rsid w:val="00904CEA"/>
    <w:rsid w:val="00904D94"/>
    <w:rsid w:val="009058C8"/>
    <w:rsid w:val="00905FA1"/>
    <w:rsid w:val="00906252"/>
    <w:rsid w:val="00906924"/>
    <w:rsid w:val="00910773"/>
    <w:rsid w:val="00911789"/>
    <w:rsid w:val="0091182D"/>
    <w:rsid w:val="0091256D"/>
    <w:rsid w:val="00912D28"/>
    <w:rsid w:val="00913385"/>
    <w:rsid w:val="009137C1"/>
    <w:rsid w:val="00913E0A"/>
    <w:rsid w:val="00914045"/>
    <w:rsid w:val="00915EBA"/>
    <w:rsid w:val="00916906"/>
    <w:rsid w:val="00917230"/>
    <w:rsid w:val="009207E1"/>
    <w:rsid w:val="0092101C"/>
    <w:rsid w:val="009238E3"/>
    <w:rsid w:val="00924B44"/>
    <w:rsid w:val="00925B3E"/>
    <w:rsid w:val="00925C6B"/>
    <w:rsid w:val="00925EB4"/>
    <w:rsid w:val="00926AB5"/>
    <w:rsid w:val="0092782E"/>
    <w:rsid w:val="00931B49"/>
    <w:rsid w:val="0093273E"/>
    <w:rsid w:val="0093279E"/>
    <w:rsid w:val="009332B1"/>
    <w:rsid w:val="009343DF"/>
    <w:rsid w:val="009343EC"/>
    <w:rsid w:val="009356F5"/>
    <w:rsid w:val="009362A3"/>
    <w:rsid w:val="00936674"/>
    <w:rsid w:val="00936781"/>
    <w:rsid w:val="00936851"/>
    <w:rsid w:val="00936CF4"/>
    <w:rsid w:val="009412E4"/>
    <w:rsid w:val="00941896"/>
    <w:rsid w:val="00942F6B"/>
    <w:rsid w:val="009441FF"/>
    <w:rsid w:val="00944FC0"/>
    <w:rsid w:val="009457C7"/>
    <w:rsid w:val="0094584D"/>
    <w:rsid w:val="009501CC"/>
    <w:rsid w:val="00950363"/>
    <w:rsid w:val="00951074"/>
    <w:rsid w:val="00951C72"/>
    <w:rsid w:val="00953216"/>
    <w:rsid w:val="009562BC"/>
    <w:rsid w:val="00956AB2"/>
    <w:rsid w:val="00956BF6"/>
    <w:rsid w:val="00957C0B"/>
    <w:rsid w:val="009610ED"/>
    <w:rsid w:val="00962284"/>
    <w:rsid w:val="00962CCD"/>
    <w:rsid w:val="00963033"/>
    <w:rsid w:val="009630E3"/>
    <w:rsid w:val="009637BB"/>
    <w:rsid w:val="0096405C"/>
    <w:rsid w:val="00964E9A"/>
    <w:rsid w:val="00966400"/>
    <w:rsid w:val="009667B6"/>
    <w:rsid w:val="00967156"/>
    <w:rsid w:val="009700C7"/>
    <w:rsid w:val="009709AD"/>
    <w:rsid w:val="00972685"/>
    <w:rsid w:val="00973AB6"/>
    <w:rsid w:val="0097449A"/>
    <w:rsid w:val="00974BE3"/>
    <w:rsid w:val="00974FD8"/>
    <w:rsid w:val="0097510B"/>
    <w:rsid w:val="009766E8"/>
    <w:rsid w:val="009811D2"/>
    <w:rsid w:val="009819DD"/>
    <w:rsid w:val="00981A32"/>
    <w:rsid w:val="00981FCE"/>
    <w:rsid w:val="00982336"/>
    <w:rsid w:val="00982495"/>
    <w:rsid w:val="009827F2"/>
    <w:rsid w:val="00983A63"/>
    <w:rsid w:val="00984B71"/>
    <w:rsid w:val="00985B0A"/>
    <w:rsid w:val="00986C89"/>
    <w:rsid w:val="00990B33"/>
    <w:rsid w:val="00991971"/>
    <w:rsid w:val="00992CA0"/>
    <w:rsid w:val="009931EF"/>
    <w:rsid w:val="009935F1"/>
    <w:rsid w:val="009938FF"/>
    <w:rsid w:val="00993AD3"/>
    <w:rsid w:val="00994135"/>
    <w:rsid w:val="009947CC"/>
    <w:rsid w:val="009958A6"/>
    <w:rsid w:val="00995C53"/>
    <w:rsid w:val="009968F2"/>
    <w:rsid w:val="00997BD5"/>
    <w:rsid w:val="009A0CC0"/>
    <w:rsid w:val="009A1CDE"/>
    <w:rsid w:val="009A1FB0"/>
    <w:rsid w:val="009A2E42"/>
    <w:rsid w:val="009A4195"/>
    <w:rsid w:val="009A47F5"/>
    <w:rsid w:val="009A612F"/>
    <w:rsid w:val="009A6951"/>
    <w:rsid w:val="009A7323"/>
    <w:rsid w:val="009A7649"/>
    <w:rsid w:val="009B0F18"/>
    <w:rsid w:val="009B11E9"/>
    <w:rsid w:val="009B13A9"/>
    <w:rsid w:val="009B13C2"/>
    <w:rsid w:val="009B50C1"/>
    <w:rsid w:val="009B5FA6"/>
    <w:rsid w:val="009B685A"/>
    <w:rsid w:val="009B6A57"/>
    <w:rsid w:val="009B6BEB"/>
    <w:rsid w:val="009B76DF"/>
    <w:rsid w:val="009B7787"/>
    <w:rsid w:val="009B7C29"/>
    <w:rsid w:val="009B7DDB"/>
    <w:rsid w:val="009B7EBF"/>
    <w:rsid w:val="009C004B"/>
    <w:rsid w:val="009C0C5E"/>
    <w:rsid w:val="009C1999"/>
    <w:rsid w:val="009C2259"/>
    <w:rsid w:val="009C36BA"/>
    <w:rsid w:val="009C3C41"/>
    <w:rsid w:val="009C3C4A"/>
    <w:rsid w:val="009C425A"/>
    <w:rsid w:val="009C46B5"/>
    <w:rsid w:val="009C5774"/>
    <w:rsid w:val="009C6D8C"/>
    <w:rsid w:val="009C7B28"/>
    <w:rsid w:val="009C7E76"/>
    <w:rsid w:val="009D041D"/>
    <w:rsid w:val="009D18EF"/>
    <w:rsid w:val="009D18F2"/>
    <w:rsid w:val="009D1CB0"/>
    <w:rsid w:val="009D21F0"/>
    <w:rsid w:val="009D28D0"/>
    <w:rsid w:val="009D2DD2"/>
    <w:rsid w:val="009D30DF"/>
    <w:rsid w:val="009D41F7"/>
    <w:rsid w:val="009D45C6"/>
    <w:rsid w:val="009D482A"/>
    <w:rsid w:val="009D5DCF"/>
    <w:rsid w:val="009D6334"/>
    <w:rsid w:val="009E15BC"/>
    <w:rsid w:val="009E3240"/>
    <w:rsid w:val="009E3578"/>
    <w:rsid w:val="009E41E8"/>
    <w:rsid w:val="009E420C"/>
    <w:rsid w:val="009E4B72"/>
    <w:rsid w:val="009E4C71"/>
    <w:rsid w:val="009E4D7D"/>
    <w:rsid w:val="009E4DB5"/>
    <w:rsid w:val="009E5BD5"/>
    <w:rsid w:val="009E65CE"/>
    <w:rsid w:val="009E6ECD"/>
    <w:rsid w:val="009E78FD"/>
    <w:rsid w:val="009F0F3F"/>
    <w:rsid w:val="009F3934"/>
    <w:rsid w:val="009F606A"/>
    <w:rsid w:val="009F6075"/>
    <w:rsid w:val="00A007E5"/>
    <w:rsid w:val="00A00915"/>
    <w:rsid w:val="00A010FB"/>
    <w:rsid w:val="00A01B12"/>
    <w:rsid w:val="00A034E2"/>
    <w:rsid w:val="00A07BD6"/>
    <w:rsid w:val="00A1070E"/>
    <w:rsid w:val="00A109B0"/>
    <w:rsid w:val="00A14288"/>
    <w:rsid w:val="00A14478"/>
    <w:rsid w:val="00A17CE8"/>
    <w:rsid w:val="00A20656"/>
    <w:rsid w:val="00A207B1"/>
    <w:rsid w:val="00A20BD1"/>
    <w:rsid w:val="00A20FAF"/>
    <w:rsid w:val="00A229ED"/>
    <w:rsid w:val="00A23B15"/>
    <w:rsid w:val="00A24648"/>
    <w:rsid w:val="00A24AF0"/>
    <w:rsid w:val="00A270E3"/>
    <w:rsid w:val="00A30001"/>
    <w:rsid w:val="00A30F06"/>
    <w:rsid w:val="00A31042"/>
    <w:rsid w:val="00A31E6A"/>
    <w:rsid w:val="00A328E5"/>
    <w:rsid w:val="00A32FB1"/>
    <w:rsid w:val="00A33073"/>
    <w:rsid w:val="00A333D7"/>
    <w:rsid w:val="00A33432"/>
    <w:rsid w:val="00A33614"/>
    <w:rsid w:val="00A342C3"/>
    <w:rsid w:val="00A35DEB"/>
    <w:rsid w:val="00A36514"/>
    <w:rsid w:val="00A36B01"/>
    <w:rsid w:val="00A37FC4"/>
    <w:rsid w:val="00A416DF"/>
    <w:rsid w:val="00A419E5"/>
    <w:rsid w:val="00A41F8B"/>
    <w:rsid w:val="00A43A06"/>
    <w:rsid w:val="00A44214"/>
    <w:rsid w:val="00A45212"/>
    <w:rsid w:val="00A45F32"/>
    <w:rsid w:val="00A46671"/>
    <w:rsid w:val="00A46679"/>
    <w:rsid w:val="00A507B1"/>
    <w:rsid w:val="00A51554"/>
    <w:rsid w:val="00A52C61"/>
    <w:rsid w:val="00A5351A"/>
    <w:rsid w:val="00A53A2F"/>
    <w:rsid w:val="00A55987"/>
    <w:rsid w:val="00A55B24"/>
    <w:rsid w:val="00A56A7E"/>
    <w:rsid w:val="00A6124C"/>
    <w:rsid w:val="00A616BA"/>
    <w:rsid w:val="00A6279F"/>
    <w:rsid w:val="00A64ACA"/>
    <w:rsid w:val="00A65C84"/>
    <w:rsid w:val="00A66D2B"/>
    <w:rsid w:val="00A67162"/>
    <w:rsid w:val="00A676F3"/>
    <w:rsid w:val="00A70AF2"/>
    <w:rsid w:val="00A7144F"/>
    <w:rsid w:val="00A71813"/>
    <w:rsid w:val="00A71B6A"/>
    <w:rsid w:val="00A721F2"/>
    <w:rsid w:val="00A73173"/>
    <w:rsid w:val="00A7364E"/>
    <w:rsid w:val="00A7591F"/>
    <w:rsid w:val="00A75E03"/>
    <w:rsid w:val="00A77142"/>
    <w:rsid w:val="00A77347"/>
    <w:rsid w:val="00A773C5"/>
    <w:rsid w:val="00A77711"/>
    <w:rsid w:val="00A7796F"/>
    <w:rsid w:val="00A80291"/>
    <w:rsid w:val="00A83122"/>
    <w:rsid w:val="00A83317"/>
    <w:rsid w:val="00A83742"/>
    <w:rsid w:val="00A83AAB"/>
    <w:rsid w:val="00A8445B"/>
    <w:rsid w:val="00A84764"/>
    <w:rsid w:val="00A8495C"/>
    <w:rsid w:val="00A84C0A"/>
    <w:rsid w:val="00A857A4"/>
    <w:rsid w:val="00A8629D"/>
    <w:rsid w:val="00A87214"/>
    <w:rsid w:val="00A872CF"/>
    <w:rsid w:val="00A87FDA"/>
    <w:rsid w:val="00A90210"/>
    <w:rsid w:val="00A90E87"/>
    <w:rsid w:val="00A915E0"/>
    <w:rsid w:val="00A91A93"/>
    <w:rsid w:val="00A91E8D"/>
    <w:rsid w:val="00A93CA5"/>
    <w:rsid w:val="00A94D80"/>
    <w:rsid w:val="00A974F4"/>
    <w:rsid w:val="00A97B6D"/>
    <w:rsid w:val="00AA0498"/>
    <w:rsid w:val="00AA105D"/>
    <w:rsid w:val="00AA1B56"/>
    <w:rsid w:val="00AA25CF"/>
    <w:rsid w:val="00AA3F16"/>
    <w:rsid w:val="00AA4544"/>
    <w:rsid w:val="00AA5389"/>
    <w:rsid w:val="00AA7019"/>
    <w:rsid w:val="00AB023B"/>
    <w:rsid w:val="00AB0A42"/>
    <w:rsid w:val="00AB0C6A"/>
    <w:rsid w:val="00AB1337"/>
    <w:rsid w:val="00AB16C2"/>
    <w:rsid w:val="00AB16FF"/>
    <w:rsid w:val="00AB211F"/>
    <w:rsid w:val="00AB21E3"/>
    <w:rsid w:val="00AB4DF9"/>
    <w:rsid w:val="00AB7199"/>
    <w:rsid w:val="00AB7AE4"/>
    <w:rsid w:val="00AC017C"/>
    <w:rsid w:val="00AC0875"/>
    <w:rsid w:val="00AC08B3"/>
    <w:rsid w:val="00AC195A"/>
    <w:rsid w:val="00AC1A0C"/>
    <w:rsid w:val="00AC1A1C"/>
    <w:rsid w:val="00AC2A4B"/>
    <w:rsid w:val="00AC4254"/>
    <w:rsid w:val="00AC52EB"/>
    <w:rsid w:val="00AC5FB8"/>
    <w:rsid w:val="00AC68EA"/>
    <w:rsid w:val="00AC781D"/>
    <w:rsid w:val="00AC7DD6"/>
    <w:rsid w:val="00AD0463"/>
    <w:rsid w:val="00AD0B79"/>
    <w:rsid w:val="00AD1ED4"/>
    <w:rsid w:val="00AD2847"/>
    <w:rsid w:val="00AD2A67"/>
    <w:rsid w:val="00AD378E"/>
    <w:rsid w:val="00AD3FC6"/>
    <w:rsid w:val="00AD44CE"/>
    <w:rsid w:val="00AD4DBC"/>
    <w:rsid w:val="00AD4EA7"/>
    <w:rsid w:val="00AD5995"/>
    <w:rsid w:val="00AD661F"/>
    <w:rsid w:val="00AD7650"/>
    <w:rsid w:val="00AD7EC4"/>
    <w:rsid w:val="00AE0E6D"/>
    <w:rsid w:val="00AE128A"/>
    <w:rsid w:val="00AE12FD"/>
    <w:rsid w:val="00AE1BBD"/>
    <w:rsid w:val="00AE3640"/>
    <w:rsid w:val="00AE38F7"/>
    <w:rsid w:val="00AE4125"/>
    <w:rsid w:val="00AE49A8"/>
    <w:rsid w:val="00AE4BA9"/>
    <w:rsid w:val="00AE4FF5"/>
    <w:rsid w:val="00AE5173"/>
    <w:rsid w:val="00AE5CCF"/>
    <w:rsid w:val="00AE75AC"/>
    <w:rsid w:val="00AF07A3"/>
    <w:rsid w:val="00AF0AC9"/>
    <w:rsid w:val="00AF16AF"/>
    <w:rsid w:val="00AF1866"/>
    <w:rsid w:val="00AF1971"/>
    <w:rsid w:val="00AF32CC"/>
    <w:rsid w:val="00AF3D25"/>
    <w:rsid w:val="00AF66C1"/>
    <w:rsid w:val="00AF6A0B"/>
    <w:rsid w:val="00AF6ED2"/>
    <w:rsid w:val="00AF73F3"/>
    <w:rsid w:val="00B011C7"/>
    <w:rsid w:val="00B019D4"/>
    <w:rsid w:val="00B02434"/>
    <w:rsid w:val="00B02670"/>
    <w:rsid w:val="00B05C1E"/>
    <w:rsid w:val="00B05C89"/>
    <w:rsid w:val="00B05D78"/>
    <w:rsid w:val="00B07EA6"/>
    <w:rsid w:val="00B1132D"/>
    <w:rsid w:val="00B117C4"/>
    <w:rsid w:val="00B11B8A"/>
    <w:rsid w:val="00B11CE0"/>
    <w:rsid w:val="00B121F1"/>
    <w:rsid w:val="00B125A3"/>
    <w:rsid w:val="00B13119"/>
    <w:rsid w:val="00B1366A"/>
    <w:rsid w:val="00B1452C"/>
    <w:rsid w:val="00B1521A"/>
    <w:rsid w:val="00B157D9"/>
    <w:rsid w:val="00B16CE3"/>
    <w:rsid w:val="00B177E5"/>
    <w:rsid w:val="00B17FA2"/>
    <w:rsid w:val="00B204D4"/>
    <w:rsid w:val="00B22BEA"/>
    <w:rsid w:val="00B22F07"/>
    <w:rsid w:val="00B232BB"/>
    <w:rsid w:val="00B24150"/>
    <w:rsid w:val="00B268A0"/>
    <w:rsid w:val="00B279A1"/>
    <w:rsid w:val="00B308CD"/>
    <w:rsid w:val="00B30CCB"/>
    <w:rsid w:val="00B310FB"/>
    <w:rsid w:val="00B3151B"/>
    <w:rsid w:val="00B31F6F"/>
    <w:rsid w:val="00B3202F"/>
    <w:rsid w:val="00B32E9C"/>
    <w:rsid w:val="00B330A4"/>
    <w:rsid w:val="00B3310A"/>
    <w:rsid w:val="00B347ED"/>
    <w:rsid w:val="00B34913"/>
    <w:rsid w:val="00B3508D"/>
    <w:rsid w:val="00B350B2"/>
    <w:rsid w:val="00B35425"/>
    <w:rsid w:val="00B35C62"/>
    <w:rsid w:val="00B36C85"/>
    <w:rsid w:val="00B371CB"/>
    <w:rsid w:val="00B37983"/>
    <w:rsid w:val="00B37BFE"/>
    <w:rsid w:val="00B40042"/>
    <w:rsid w:val="00B40E0F"/>
    <w:rsid w:val="00B41032"/>
    <w:rsid w:val="00B41C3C"/>
    <w:rsid w:val="00B41CBD"/>
    <w:rsid w:val="00B43C85"/>
    <w:rsid w:val="00B451B8"/>
    <w:rsid w:val="00B45231"/>
    <w:rsid w:val="00B45787"/>
    <w:rsid w:val="00B45DA1"/>
    <w:rsid w:val="00B45DD8"/>
    <w:rsid w:val="00B46631"/>
    <w:rsid w:val="00B46D21"/>
    <w:rsid w:val="00B4769D"/>
    <w:rsid w:val="00B50DC0"/>
    <w:rsid w:val="00B51EE6"/>
    <w:rsid w:val="00B5203C"/>
    <w:rsid w:val="00B53E0A"/>
    <w:rsid w:val="00B540C2"/>
    <w:rsid w:val="00B55B18"/>
    <w:rsid w:val="00B55DC4"/>
    <w:rsid w:val="00B56299"/>
    <w:rsid w:val="00B5701F"/>
    <w:rsid w:val="00B57057"/>
    <w:rsid w:val="00B62368"/>
    <w:rsid w:val="00B62CB8"/>
    <w:rsid w:val="00B6412B"/>
    <w:rsid w:val="00B64F48"/>
    <w:rsid w:val="00B66246"/>
    <w:rsid w:val="00B67544"/>
    <w:rsid w:val="00B705B5"/>
    <w:rsid w:val="00B71039"/>
    <w:rsid w:val="00B71F5A"/>
    <w:rsid w:val="00B72098"/>
    <w:rsid w:val="00B72475"/>
    <w:rsid w:val="00B72FFC"/>
    <w:rsid w:val="00B73272"/>
    <w:rsid w:val="00B76169"/>
    <w:rsid w:val="00B802B3"/>
    <w:rsid w:val="00B8156F"/>
    <w:rsid w:val="00B81E20"/>
    <w:rsid w:val="00B81E34"/>
    <w:rsid w:val="00B82A12"/>
    <w:rsid w:val="00B841C2"/>
    <w:rsid w:val="00B84599"/>
    <w:rsid w:val="00B86D72"/>
    <w:rsid w:val="00B87B97"/>
    <w:rsid w:val="00B90E67"/>
    <w:rsid w:val="00B92627"/>
    <w:rsid w:val="00B931F9"/>
    <w:rsid w:val="00B94563"/>
    <w:rsid w:val="00B9456F"/>
    <w:rsid w:val="00B955CA"/>
    <w:rsid w:val="00B970AF"/>
    <w:rsid w:val="00B9726C"/>
    <w:rsid w:val="00B97AB1"/>
    <w:rsid w:val="00B97C90"/>
    <w:rsid w:val="00B97D19"/>
    <w:rsid w:val="00BA17A0"/>
    <w:rsid w:val="00BA1FF4"/>
    <w:rsid w:val="00BA221C"/>
    <w:rsid w:val="00BA247C"/>
    <w:rsid w:val="00BA2549"/>
    <w:rsid w:val="00BA29C3"/>
    <w:rsid w:val="00BA350D"/>
    <w:rsid w:val="00BA41D2"/>
    <w:rsid w:val="00BA5451"/>
    <w:rsid w:val="00BA5480"/>
    <w:rsid w:val="00BA58EE"/>
    <w:rsid w:val="00BA6D49"/>
    <w:rsid w:val="00BA709C"/>
    <w:rsid w:val="00BB1128"/>
    <w:rsid w:val="00BB1561"/>
    <w:rsid w:val="00BB18A5"/>
    <w:rsid w:val="00BB1F0A"/>
    <w:rsid w:val="00BB1F42"/>
    <w:rsid w:val="00BB2044"/>
    <w:rsid w:val="00BB3B4B"/>
    <w:rsid w:val="00BB3CFC"/>
    <w:rsid w:val="00BB52C4"/>
    <w:rsid w:val="00BB52DA"/>
    <w:rsid w:val="00BB5AEA"/>
    <w:rsid w:val="00BC02F8"/>
    <w:rsid w:val="00BC1266"/>
    <w:rsid w:val="00BC18CC"/>
    <w:rsid w:val="00BC2022"/>
    <w:rsid w:val="00BC30B0"/>
    <w:rsid w:val="00BC3DC2"/>
    <w:rsid w:val="00BC4201"/>
    <w:rsid w:val="00BC5279"/>
    <w:rsid w:val="00BC539F"/>
    <w:rsid w:val="00BC5693"/>
    <w:rsid w:val="00BC705F"/>
    <w:rsid w:val="00BC73AB"/>
    <w:rsid w:val="00BD0DC5"/>
    <w:rsid w:val="00BD193F"/>
    <w:rsid w:val="00BD3458"/>
    <w:rsid w:val="00BD3496"/>
    <w:rsid w:val="00BD3D07"/>
    <w:rsid w:val="00BD52EF"/>
    <w:rsid w:val="00BD5A98"/>
    <w:rsid w:val="00BD75AA"/>
    <w:rsid w:val="00BE0DB7"/>
    <w:rsid w:val="00BE1D35"/>
    <w:rsid w:val="00BE1DAC"/>
    <w:rsid w:val="00BE1F49"/>
    <w:rsid w:val="00BE2518"/>
    <w:rsid w:val="00BE3F1A"/>
    <w:rsid w:val="00BE454D"/>
    <w:rsid w:val="00BE4E5B"/>
    <w:rsid w:val="00BE5537"/>
    <w:rsid w:val="00BE597A"/>
    <w:rsid w:val="00BE5E29"/>
    <w:rsid w:val="00BE6203"/>
    <w:rsid w:val="00BE6CFF"/>
    <w:rsid w:val="00BE6E11"/>
    <w:rsid w:val="00BE7596"/>
    <w:rsid w:val="00BF0608"/>
    <w:rsid w:val="00BF0D5F"/>
    <w:rsid w:val="00BF15E1"/>
    <w:rsid w:val="00BF1699"/>
    <w:rsid w:val="00BF24CA"/>
    <w:rsid w:val="00BF3F58"/>
    <w:rsid w:val="00BF5848"/>
    <w:rsid w:val="00BF6139"/>
    <w:rsid w:val="00BF61BE"/>
    <w:rsid w:val="00BF788F"/>
    <w:rsid w:val="00C00DF2"/>
    <w:rsid w:val="00C012D7"/>
    <w:rsid w:val="00C01646"/>
    <w:rsid w:val="00C01B5A"/>
    <w:rsid w:val="00C01F4D"/>
    <w:rsid w:val="00C022A6"/>
    <w:rsid w:val="00C0262B"/>
    <w:rsid w:val="00C03B8C"/>
    <w:rsid w:val="00C042E8"/>
    <w:rsid w:val="00C06397"/>
    <w:rsid w:val="00C065E6"/>
    <w:rsid w:val="00C076D5"/>
    <w:rsid w:val="00C10CA1"/>
    <w:rsid w:val="00C10CFB"/>
    <w:rsid w:val="00C10E79"/>
    <w:rsid w:val="00C1198D"/>
    <w:rsid w:val="00C1317A"/>
    <w:rsid w:val="00C15F8C"/>
    <w:rsid w:val="00C20058"/>
    <w:rsid w:val="00C20BD4"/>
    <w:rsid w:val="00C211D5"/>
    <w:rsid w:val="00C23060"/>
    <w:rsid w:val="00C2306B"/>
    <w:rsid w:val="00C25CAA"/>
    <w:rsid w:val="00C25E9C"/>
    <w:rsid w:val="00C27964"/>
    <w:rsid w:val="00C27AD9"/>
    <w:rsid w:val="00C3103D"/>
    <w:rsid w:val="00C31079"/>
    <w:rsid w:val="00C3687E"/>
    <w:rsid w:val="00C37105"/>
    <w:rsid w:val="00C37F98"/>
    <w:rsid w:val="00C41425"/>
    <w:rsid w:val="00C4192A"/>
    <w:rsid w:val="00C41A2A"/>
    <w:rsid w:val="00C41F29"/>
    <w:rsid w:val="00C424B5"/>
    <w:rsid w:val="00C436D0"/>
    <w:rsid w:val="00C44FC0"/>
    <w:rsid w:val="00C452D4"/>
    <w:rsid w:val="00C453A9"/>
    <w:rsid w:val="00C457C6"/>
    <w:rsid w:val="00C461B1"/>
    <w:rsid w:val="00C47E47"/>
    <w:rsid w:val="00C50267"/>
    <w:rsid w:val="00C504CA"/>
    <w:rsid w:val="00C5076F"/>
    <w:rsid w:val="00C53CD6"/>
    <w:rsid w:val="00C53D61"/>
    <w:rsid w:val="00C54416"/>
    <w:rsid w:val="00C552F8"/>
    <w:rsid w:val="00C5614B"/>
    <w:rsid w:val="00C5621A"/>
    <w:rsid w:val="00C5649F"/>
    <w:rsid w:val="00C56C7F"/>
    <w:rsid w:val="00C5736D"/>
    <w:rsid w:val="00C57A0A"/>
    <w:rsid w:val="00C57C6A"/>
    <w:rsid w:val="00C57FB5"/>
    <w:rsid w:val="00C61591"/>
    <w:rsid w:val="00C61D37"/>
    <w:rsid w:val="00C61DA1"/>
    <w:rsid w:val="00C61F9D"/>
    <w:rsid w:val="00C623D7"/>
    <w:rsid w:val="00C6312E"/>
    <w:rsid w:val="00C6329E"/>
    <w:rsid w:val="00C635AA"/>
    <w:rsid w:val="00C648C5"/>
    <w:rsid w:val="00C64D9E"/>
    <w:rsid w:val="00C65CDC"/>
    <w:rsid w:val="00C6676D"/>
    <w:rsid w:val="00C678C2"/>
    <w:rsid w:val="00C678E9"/>
    <w:rsid w:val="00C67F63"/>
    <w:rsid w:val="00C702AB"/>
    <w:rsid w:val="00C7064A"/>
    <w:rsid w:val="00C71157"/>
    <w:rsid w:val="00C716DB"/>
    <w:rsid w:val="00C71F1E"/>
    <w:rsid w:val="00C72D55"/>
    <w:rsid w:val="00C73EE4"/>
    <w:rsid w:val="00C74FD8"/>
    <w:rsid w:val="00C756A7"/>
    <w:rsid w:val="00C760BA"/>
    <w:rsid w:val="00C7680F"/>
    <w:rsid w:val="00C775B7"/>
    <w:rsid w:val="00C80617"/>
    <w:rsid w:val="00C84D36"/>
    <w:rsid w:val="00C853CD"/>
    <w:rsid w:val="00C853EF"/>
    <w:rsid w:val="00C860EF"/>
    <w:rsid w:val="00C863E6"/>
    <w:rsid w:val="00C86490"/>
    <w:rsid w:val="00C875BC"/>
    <w:rsid w:val="00C907DD"/>
    <w:rsid w:val="00C910A2"/>
    <w:rsid w:val="00C9139C"/>
    <w:rsid w:val="00C91A97"/>
    <w:rsid w:val="00C92411"/>
    <w:rsid w:val="00C92448"/>
    <w:rsid w:val="00C92BC2"/>
    <w:rsid w:val="00C92D50"/>
    <w:rsid w:val="00C92F0F"/>
    <w:rsid w:val="00C93669"/>
    <w:rsid w:val="00C953BE"/>
    <w:rsid w:val="00C960D5"/>
    <w:rsid w:val="00C96326"/>
    <w:rsid w:val="00C97EC5"/>
    <w:rsid w:val="00CA02C3"/>
    <w:rsid w:val="00CA0487"/>
    <w:rsid w:val="00CA12B1"/>
    <w:rsid w:val="00CA2350"/>
    <w:rsid w:val="00CA33C4"/>
    <w:rsid w:val="00CA38FD"/>
    <w:rsid w:val="00CA44B6"/>
    <w:rsid w:val="00CA4D90"/>
    <w:rsid w:val="00CA4FAC"/>
    <w:rsid w:val="00CA5999"/>
    <w:rsid w:val="00CA5E97"/>
    <w:rsid w:val="00CA6F04"/>
    <w:rsid w:val="00CA78FC"/>
    <w:rsid w:val="00CB10FD"/>
    <w:rsid w:val="00CB15D1"/>
    <w:rsid w:val="00CB181F"/>
    <w:rsid w:val="00CB2CD9"/>
    <w:rsid w:val="00CB3BC9"/>
    <w:rsid w:val="00CB456B"/>
    <w:rsid w:val="00CB576C"/>
    <w:rsid w:val="00CB5AFA"/>
    <w:rsid w:val="00CB7597"/>
    <w:rsid w:val="00CC04C8"/>
    <w:rsid w:val="00CC0668"/>
    <w:rsid w:val="00CC068E"/>
    <w:rsid w:val="00CC13B2"/>
    <w:rsid w:val="00CC23EC"/>
    <w:rsid w:val="00CC2CF4"/>
    <w:rsid w:val="00CC4310"/>
    <w:rsid w:val="00CC4856"/>
    <w:rsid w:val="00CC4D36"/>
    <w:rsid w:val="00CC67A5"/>
    <w:rsid w:val="00CC6BCE"/>
    <w:rsid w:val="00CC7294"/>
    <w:rsid w:val="00CC7A82"/>
    <w:rsid w:val="00CC7B83"/>
    <w:rsid w:val="00CD0493"/>
    <w:rsid w:val="00CD0D03"/>
    <w:rsid w:val="00CD14F9"/>
    <w:rsid w:val="00CD1734"/>
    <w:rsid w:val="00CD1F17"/>
    <w:rsid w:val="00CD2499"/>
    <w:rsid w:val="00CD2671"/>
    <w:rsid w:val="00CD2CF9"/>
    <w:rsid w:val="00CD2D70"/>
    <w:rsid w:val="00CD30FA"/>
    <w:rsid w:val="00CD40B6"/>
    <w:rsid w:val="00CD5A0A"/>
    <w:rsid w:val="00CD5D65"/>
    <w:rsid w:val="00CD6E16"/>
    <w:rsid w:val="00CD6EE7"/>
    <w:rsid w:val="00CD7CA2"/>
    <w:rsid w:val="00CE011E"/>
    <w:rsid w:val="00CE14C7"/>
    <w:rsid w:val="00CE24B9"/>
    <w:rsid w:val="00CE33A1"/>
    <w:rsid w:val="00CE426E"/>
    <w:rsid w:val="00CE4A1F"/>
    <w:rsid w:val="00CE51CC"/>
    <w:rsid w:val="00CE5BDB"/>
    <w:rsid w:val="00CE69C6"/>
    <w:rsid w:val="00CE6EC0"/>
    <w:rsid w:val="00CE6FEF"/>
    <w:rsid w:val="00CE7182"/>
    <w:rsid w:val="00CF030E"/>
    <w:rsid w:val="00CF183F"/>
    <w:rsid w:val="00CF291C"/>
    <w:rsid w:val="00CF3EE0"/>
    <w:rsid w:val="00CF4344"/>
    <w:rsid w:val="00CF48A1"/>
    <w:rsid w:val="00CF4C58"/>
    <w:rsid w:val="00CF500D"/>
    <w:rsid w:val="00CF6786"/>
    <w:rsid w:val="00CF715E"/>
    <w:rsid w:val="00D0139E"/>
    <w:rsid w:val="00D013FC"/>
    <w:rsid w:val="00D02559"/>
    <w:rsid w:val="00D02607"/>
    <w:rsid w:val="00D0290B"/>
    <w:rsid w:val="00D03F4B"/>
    <w:rsid w:val="00D04842"/>
    <w:rsid w:val="00D10206"/>
    <w:rsid w:val="00D13492"/>
    <w:rsid w:val="00D13CAD"/>
    <w:rsid w:val="00D145F1"/>
    <w:rsid w:val="00D1494D"/>
    <w:rsid w:val="00D1594C"/>
    <w:rsid w:val="00D16A73"/>
    <w:rsid w:val="00D201F1"/>
    <w:rsid w:val="00D20499"/>
    <w:rsid w:val="00D21974"/>
    <w:rsid w:val="00D21ADD"/>
    <w:rsid w:val="00D239E5"/>
    <w:rsid w:val="00D23D98"/>
    <w:rsid w:val="00D2455B"/>
    <w:rsid w:val="00D24811"/>
    <w:rsid w:val="00D24C45"/>
    <w:rsid w:val="00D25EA0"/>
    <w:rsid w:val="00D261F2"/>
    <w:rsid w:val="00D26972"/>
    <w:rsid w:val="00D26C4F"/>
    <w:rsid w:val="00D26E49"/>
    <w:rsid w:val="00D277D8"/>
    <w:rsid w:val="00D30396"/>
    <w:rsid w:val="00D30B11"/>
    <w:rsid w:val="00D30CAA"/>
    <w:rsid w:val="00D31D3A"/>
    <w:rsid w:val="00D32DCA"/>
    <w:rsid w:val="00D336ED"/>
    <w:rsid w:val="00D33F73"/>
    <w:rsid w:val="00D350A0"/>
    <w:rsid w:val="00D3591B"/>
    <w:rsid w:val="00D35ACA"/>
    <w:rsid w:val="00D36880"/>
    <w:rsid w:val="00D3791E"/>
    <w:rsid w:val="00D37E66"/>
    <w:rsid w:val="00D40E28"/>
    <w:rsid w:val="00D422BF"/>
    <w:rsid w:val="00D427F3"/>
    <w:rsid w:val="00D42A2C"/>
    <w:rsid w:val="00D42E7E"/>
    <w:rsid w:val="00D43B96"/>
    <w:rsid w:val="00D44A17"/>
    <w:rsid w:val="00D44AEF"/>
    <w:rsid w:val="00D459CA"/>
    <w:rsid w:val="00D4636D"/>
    <w:rsid w:val="00D50549"/>
    <w:rsid w:val="00D509FE"/>
    <w:rsid w:val="00D517C4"/>
    <w:rsid w:val="00D51966"/>
    <w:rsid w:val="00D522D1"/>
    <w:rsid w:val="00D5252A"/>
    <w:rsid w:val="00D53F29"/>
    <w:rsid w:val="00D54C1C"/>
    <w:rsid w:val="00D54D76"/>
    <w:rsid w:val="00D55188"/>
    <w:rsid w:val="00D55711"/>
    <w:rsid w:val="00D56651"/>
    <w:rsid w:val="00D5767C"/>
    <w:rsid w:val="00D6139B"/>
    <w:rsid w:val="00D6184B"/>
    <w:rsid w:val="00D626CA"/>
    <w:rsid w:val="00D62B68"/>
    <w:rsid w:val="00D6370E"/>
    <w:rsid w:val="00D64315"/>
    <w:rsid w:val="00D64AC3"/>
    <w:rsid w:val="00D65C18"/>
    <w:rsid w:val="00D65D88"/>
    <w:rsid w:val="00D66C78"/>
    <w:rsid w:val="00D677BE"/>
    <w:rsid w:val="00D67B21"/>
    <w:rsid w:val="00D67CE2"/>
    <w:rsid w:val="00D70C76"/>
    <w:rsid w:val="00D71B23"/>
    <w:rsid w:val="00D7266C"/>
    <w:rsid w:val="00D7285D"/>
    <w:rsid w:val="00D72B2F"/>
    <w:rsid w:val="00D73620"/>
    <w:rsid w:val="00D74332"/>
    <w:rsid w:val="00D7486C"/>
    <w:rsid w:val="00D74959"/>
    <w:rsid w:val="00D74B32"/>
    <w:rsid w:val="00D7529D"/>
    <w:rsid w:val="00D75B13"/>
    <w:rsid w:val="00D75D26"/>
    <w:rsid w:val="00D7629F"/>
    <w:rsid w:val="00D76AA1"/>
    <w:rsid w:val="00D76B99"/>
    <w:rsid w:val="00D77608"/>
    <w:rsid w:val="00D80223"/>
    <w:rsid w:val="00D807D0"/>
    <w:rsid w:val="00D81666"/>
    <w:rsid w:val="00D8176F"/>
    <w:rsid w:val="00D81EF8"/>
    <w:rsid w:val="00D823E1"/>
    <w:rsid w:val="00D82974"/>
    <w:rsid w:val="00D82C17"/>
    <w:rsid w:val="00D83242"/>
    <w:rsid w:val="00D83810"/>
    <w:rsid w:val="00D84099"/>
    <w:rsid w:val="00D84F9C"/>
    <w:rsid w:val="00D85AD9"/>
    <w:rsid w:val="00D878EE"/>
    <w:rsid w:val="00D87ADA"/>
    <w:rsid w:val="00D90E1F"/>
    <w:rsid w:val="00D90E67"/>
    <w:rsid w:val="00D90F57"/>
    <w:rsid w:val="00D91137"/>
    <w:rsid w:val="00D91776"/>
    <w:rsid w:val="00D91D66"/>
    <w:rsid w:val="00D92751"/>
    <w:rsid w:val="00D92B28"/>
    <w:rsid w:val="00D92DF2"/>
    <w:rsid w:val="00D94370"/>
    <w:rsid w:val="00D95346"/>
    <w:rsid w:val="00D95D8E"/>
    <w:rsid w:val="00D96FA4"/>
    <w:rsid w:val="00D970C6"/>
    <w:rsid w:val="00D97F66"/>
    <w:rsid w:val="00DA013C"/>
    <w:rsid w:val="00DA0588"/>
    <w:rsid w:val="00DA0701"/>
    <w:rsid w:val="00DA1F61"/>
    <w:rsid w:val="00DA24BA"/>
    <w:rsid w:val="00DA254C"/>
    <w:rsid w:val="00DA49FB"/>
    <w:rsid w:val="00DA4E51"/>
    <w:rsid w:val="00DA5318"/>
    <w:rsid w:val="00DA54FA"/>
    <w:rsid w:val="00DA57D5"/>
    <w:rsid w:val="00DA63C5"/>
    <w:rsid w:val="00DA7778"/>
    <w:rsid w:val="00DA7A5D"/>
    <w:rsid w:val="00DA7A78"/>
    <w:rsid w:val="00DB05C8"/>
    <w:rsid w:val="00DB0651"/>
    <w:rsid w:val="00DB167D"/>
    <w:rsid w:val="00DB1911"/>
    <w:rsid w:val="00DB2B14"/>
    <w:rsid w:val="00DB3190"/>
    <w:rsid w:val="00DB3240"/>
    <w:rsid w:val="00DB3244"/>
    <w:rsid w:val="00DB34E2"/>
    <w:rsid w:val="00DB36B0"/>
    <w:rsid w:val="00DB3D1B"/>
    <w:rsid w:val="00DB3DE0"/>
    <w:rsid w:val="00DB4060"/>
    <w:rsid w:val="00DB4AE9"/>
    <w:rsid w:val="00DC04FA"/>
    <w:rsid w:val="00DC0631"/>
    <w:rsid w:val="00DC095F"/>
    <w:rsid w:val="00DC0E92"/>
    <w:rsid w:val="00DC10CC"/>
    <w:rsid w:val="00DC12FD"/>
    <w:rsid w:val="00DC29F5"/>
    <w:rsid w:val="00DC2D62"/>
    <w:rsid w:val="00DC304C"/>
    <w:rsid w:val="00DC3541"/>
    <w:rsid w:val="00DC4264"/>
    <w:rsid w:val="00DC5336"/>
    <w:rsid w:val="00DC55B1"/>
    <w:rsid w:val="00DC5814"/>
    <w:rsid w:val="00DC682A"/>
    <w:rsid w:val="00DD0496"/>
    <w:rsid w:val="00DD04ED"/>
    <w:rsid w:val="00DD07EF"/>
    <w:rsid w:val="00DD1409"/>
    <w:rsid w:val="00DD15BD"/>
    <w:rsid w:val="00DD6168"/>
    <w:rsid w:val="00DD6D24"/>
    <w:rsid w:val="00DD7BA8"/>
    <w:rsid w:val="00DE4084"/>
    <w:rsid w:val="00DE49B8"/>
    <w:rsid w:val="00DE4BDC"/>
    <w:rsid w:val="00DE5223"/>
    <w:rsid w:val="00DE5EEF"/>
    <w:rsid w:val="00DE79A7"/>
    <w:rsid w:val="00DE7DF8"/>
    <w:rsid w:val="00DF03DB"/>
    <w:rsid w:val="00DF1910"/>
    <w:rsid w:val="00DF3596"/>
    <w:rsid w:val="00DF3807"/>
    <w:rsid w:val="00DF3FF4"/>
    <w:rsid w:val="00DF546B"/>
    <w:rsid w:val="00DF56EE"/>
    <w:rsid w:val="00DF6366"/>
    <w:rsid w:val="00DF6844"/>
    <w:rsid w:val="00DF6AB0"/>
    <w:rsid w:val="00DF7337"/>
    <w:rsid w:val="00DF7934"/>
    <w:rsid w:val="00DF7D61"/>
    <w:rsid w:val="00DF7D7C"/>
    <w:rsid w:val="00DF7DF8"/>
    <w:rsid w:val="00E00A2B"/>
    <w:rsid w:val="00E012E2"/>
    <w:rsid w:val="00E02702"/>
    <w:rsid w:val="00E0317F"/>
    <w:rsid w:val="00E04F12"/>
    <w:rsid w:val="00E06946"/>
    <w:rsid w:val="00E06991"/>
    <w:rsid w:val="00E07587"/>
    <w:rsid w:val="00E1050F"/>
    <w:rsid w:val="00E11A1D"/>
    <w:rsid w:val="00E1278A"/>
    <w:rsid w:val="00E1296B"/>
    <w:rsid w:val="00E12A28"/>
    <w:rsid w:val="00E14DF6"/>
    <w:rsid w:val="00E14F22"/>
    <w:rsid w:val="00E1538A"/>
    <w:rsid w:val="00E15783"/>
    <w:rsid w:val="00E17F14"/>
    <w:rsid w:val="00E2035E"/>
    <w:rsid w:val="00E20525"/>
    <w:rsid w:val="00E20ADB"/>
    <w:rsid w:val="00E211A3"/>
    <w:rsid w:val="00E2141C"/>
    <w:rsid w:val="00E2150C"/>
    <w:rsid w:val="00E22548"/>
    <w:rsid w:val="00E22903"/>
    <w:rsid w:val="00E23325"/>
    <w:rsid w:val="00E25D36"/>
    <w:rsid w:val="00E30D63"/>
    <w:rsid w:val="00E31341"/>
    <w:rsid w:val="00E31758"/>
    <w:rsid w:val="00E32EC2"/>
    <w:rsid w:val="00E335CF"/>
    <w:rsid w:val="00E33B5F"/>
    <w:rsid w:val="00E343D5"/>
    <w:rsid w:val="00E35841"/>
    <w:rsid w:val="00E35A9F"/>
    <w:rsid w:val="00E363FF"/>
    <w:rsid w:val="00E36897"/>
    <w:rsid w:val="00E3689D"/>
    <w:rsid w:val="00E36AB6"/>
    <w:rsid w:val="00E37A7A"/>
    <w:rsid w:val="00E41BC9"/>
    <w:rsid w:val="00E41E80"/>
    <w:rsid w:val="00E4223E"/>
    <w:rsid w:val="00E42C73"/>
    <w:rsid w:val="00E44ED3"/>
    <w:rsid w:val="00E45BAE"/>
    <w:rsid w:val="00E46C6E"/>
    <w:rsid w:val="00E47915"/>
    <w:rsid w:val="00E50482"/>
    <w:rsid w:val="00E50AD6"/>
    <w:rsid w:val="00E52019"/>
    <w:rsid w:val="00E52173"/>
    <w:rsid w:val="00E52AEA"/>
    <w:rsid w:val="00E53096"/>
    <w:rsid w:val="00E531CE"/>
    <w:rsid w:val="00E537BA"/>
    <w:rsid w:val="00E539CE"/>
    <w:rsid w:val="00E53D2D"/>
    <w:rsid w:val="00E53F04"/>
    <w:rsid w:val="00E547A6"/>
    <w:rsid w:val="00E56AB7"/>
    <w:rsid w:val="00E571A2"/>
    <w:rsid w:val="00E575A8"/>
    <w:rsid w:val="00E6000F"/>
    <w:rsid w:val="00E60961"/>
    <w:rsid w:val="00E60D51"/>
    <w:rsid w:val="00E61426"/>
    <w:rsid w:val="00E61AE6"/>
    <w:rsid w:val="00E62095"/>
    <w:rsid w:val="00E628D0"/>
    <w:rsid w:val="00E6381E"/>
    <w:rsid w:val="00E64118"/>
    <w:rsid w:val="00E655A5"/>
    <w:rsid w:val="00E7036E"/>
    <w:rsid w:val="00E70832"/>
    <w:rsid w:val="00E70BE7"/>
    <w:rsid w:val="00E70D11"/>
    <w:rsid w:val="00E713A5"/>
    <w:rsid w:val="00E719EC"/>
    <w:rsid w:val="00E71A08"/>
    <w:rsid w:val="00E72950"/>
    <w:rsid w:val="00E72B0A"/>
    <w:rsid w:val="00E72D45"/>
    <w:rsid w:val="00E72F87"/>
    <w:rsid w:val="00E735C4"/>
    <w:rsid w:val="00E73E24"/>
    <w:rsid w:val="00E751E3"/>
    <w:rsid w:val="00E77867"/>
    <w:rsid w:val="00E77E7C"/>
    <w:rsid w:val="00E82292"/>
    <w:rsid w:val="00E86768"/>
    <w:rsid w:val="00E86A26"/>
    <w:rsid w:val="00E87125"/>
    <w:rsid w:val="00E87A10"/>
    <w:rsid w:val="00E87E6F"/>
    <w:rsid w:val="00E90B2C"/>
    <w:rsid w:val="00E90E04"/>
    <w:rsid w:val="00E91414"/>
    <w:rsid w:val="00E921F5"/>
    <w:rsid w:val="00E92544"/>
    <w:rsid w:val="00E943F4"/>
    <w:rsid w:val="00E9442C"/>
    <w:rsid w:val="00E9575A"/>
    <w:rsid w:val="00E96602"/>
    <w:rsid w:val="00E97A04"/>
    <w:rsid w:val="00EA07B8"/>
    <w:rsid w:val="00EA09C7"/>
    <w:rsid w:val="00EA0B54"/>
    <w:rsid w:val="00EA0CBE"/>
    <w:rsid w:val="00EA1968"/>
    <w:rsid w:val="00EA1D77"/>
    <w:rsid w:val="00EA2B94"/>
    <w:rsid w:val="00EA3555"/>
    <w:rsid w:val="00EA56B9"/>
    <w:rsid w:val="00EA5B81"/>
    <w:rsid w:val="00EA62C4"/>
    <w:rsid w:val="00EA6739"/>
    <w:rsid w:val="00EB0173"/>
    <w:rsid w:val="00EB1487"/>
    <w:rsid w:val="00EB1805"/>
    <w:rsid w:val="00EB2C9C"/>
    <w:rsid w:val="00EB31CB"/>
    <w:rsid w:val="00EB366D"/>
    <w:rsid w:val="00EB56E9"/>
    <w:rsid w:val="00EB5FF9"/>
    <w:rsid w:val="00EB64D4"/>
    <w:rsid w:val="00EB672C"/>
    <w:rsid w:val="00EB7AB8"/>
    <w:rsid w:val="00EC00A3"/>
    <w:rsid w:val="00EC08B5"/>
    <w:rsid w:val="00EC2342"/>
    <w:rsid w:val="00EC2DC4"/>
    <w:rsid w:val="00EC44D2"/>
    <w:rsid w:val="00EC4DDA"/>
    <w:rsid w:val="00ED03D0"/>
    <w:rsid w:val="00ED0B4D"/>
    <w:rsid w:val="00ED0DCF"/>
    <w:rsid w:val="00ED1DD4"/>
    <w:rsid w:val="00ED281F"/>
    <w:rsid w:val="00ED435F"/>
    <w:rsid w:val="00ED4E0B"/>
    <w:rsid w:val="00ED5FD7"/>
    <w:rsid w:val="00ED6245"/>
    <w:rsid w:val="00ED6425"/>
    <w:rsid w:val="00EE02D8"/>
    <w:rsid w:val="00EE1815"/>
    <w:rsid w:val="00EE1E85"/>
    <w:rsid w:val="00EE2679"/>
    <w:rsid w:val="00EE3C07"/>
    <w:rsid w:val="00EE3ECE"/>
    <w:rsid w:val="00EE4A2E"/>
    <w:rsid w:val="00EE4A88"/>
    <w:rsid w:val="00EE52D9"/>
    <w:rsid w:val="00EE5B07"/>
    <w:rsid w:val="00EE67DE"/>
    <w:rsid w:val="00EE6B9A"/>
    <w:rsid w:val="00EE7D52"/>
    <w:rsid w:val="00EF04EB"/>
    <w:rsid w:val="00EF0918"/>
    <w:rsid w:val="00EF0962"/>
    <w:rsid w:val="00EF0F52"/>
    <w:rsid w:val="00EF1846"/>
    <w:rsid w:val="00EF1E0D"/>
    <w:rsid w:val="00EF2012"/>
    <w:rsid w:val="00EF329E"/>
    <w:rsid w:val="00EF3561"/>
    <w:rsid w:val="00EF4AF6"/>
    <w:rsid w:val="00EF50B4"/>
    <w:rsid w:val="00EF5ADE"/>
    <w:rsid w:val="00EF782F"/>
    <w:rsid w:val="00EF785A"/>
    <w:rsid w:val="00EF7CD1"/>
    <w:rsid w:val="00F00634"/>
    <w:rsid w:val="00F00D7B"/>
    <w:rsid w:val="00F0169A"/>
    <w:rsid w:val="00F01A2A"/>
    <w:rsid w:val="00F036E0"/>
    <w:rsid w:val="00F03AD0"/>
    <w:rsid w:val="00F03B12"/>
    <w:rsid w:val="00F04A77"/>
    <w:rsid w:val="00F060AD"/>
    <w:rsid w:val="00F0653B"/>
    <w:rsid w:val="00F069A2"/>
    <w:rsid w:val="00F071ED"/>
    <w:rsid w:val="00F07C21"/>
    <w:rsid w:val="00F07F3F"/>
    <w:rsid w:val="00F10144"/>
    <w:rsid w:val="00F10631"/>
    <w:rsid w:val="00F119A0"/>
    <w:rsid w:val="00F11DEB"/>
    <w:rsid w:val="00F128C2"/>
    <w:rsid w:val="00F13526"/>
    <w:rsid w:val="00F13A49"/>
    <w:rsid w:val="00F14F97"/>
    <w:rsid w:val="00F154EB"/>
    <w:rsid w:val="00F16A63"/>
    <w:rsid w:val="00F16F0B"/>
    <w:rsid w:val="00F17CE6"/>
    <w:rsid w:val="00F21909"/>
    <w:rsid w:val="00F23F28"/>
    <w:rsid w:val="00F245EF"/>
    <w:rsid w:val="00F24934"/>
    <w:rsid w:val="00F24AD6"/>
    <w:rsid w:val="00F2552E"/>
    <w:rsid w:val="00F258CD"/>
    <w:rsid w:val="00F25CF2"/>
    <w:rsid w:val="00F26391"/>
    <w:rsid w:val="00F26A96"/>
    <w:rsid w:val="00F271B8"/>
    <w:rsid w:val="00F31459"/>
    <w:rsid w:val="00F3153A"/>
    <w:rsid w:val="00F318E1"/>
    <w:rsid w:val="00F32A15"/>
    <w:rsid w:val="00F32DBF"/>
    <w:rsid w:val="00F33506"/>
    <w:rsid w:val="00F33764"/>
    <w:rsid w:val="00F33D30"/>
    <w:rsid w:val="00F34883"/>
    <w:rsid w:val="00F36058"/>
    <w:rsid w:val="00F36B44"/>
    <w:rsid w:val="00F3793C"/>
    <w:rsid w:val="00F40966"/>
    <w:rsid w:val="00F40A64"/>
    <w:rsid w:val="00F40E48"/>
    <w:rsid w:val="00F410E7"/>
    <w:rsid w:val="00F41514"/>
    <w:rsid w:val="00F41A9B"/>
    <w:rsid w:val="00F41AA5"/>
    <w:rsid w:val="00F42384"/>
    <w:rsid w:val="00F425FA"/>
    <w:rsid w:val="00F4281B"/>
    <w:rsid w:val="00F42E24"/>
    <w:rsid w:val="00F43C7F"/>
    <w:rsid w:val="00F43DA7"/>
    <w:rsid w:val="00F442E3"/>
    <w:rsid w:val="00F44423"/>
    <w:rsid w:val="00F4531E"/>
    <w:rsid w:val="00F45494"/>
    <w:rsid w:val="00F45608"/>
    <w:rsid w:val="00F4688D"/>
    <w:rsid w:val="00F473E5"/>
    <w:rsid w:val="00F4740C"/>
    <w:rsid w:val="00F4796C"/>
    <w:rsid w:val="00F53243"/>
    <w:rsid w:val="00F536D7"/>
    <w:rsid w:val="00F542B7"/>
    <w:rsid w:val="00F54384"/>
    <w:rsid w:val="00F54D34"/>
    <w:rsid w:val="00F5533F"/>
    <w:rsid w:val="00F560BC"/>
    <w:rsid w:val="00F56226"/>
    <w:rsid w:val="00F56A24"/>
    <w:rsid w:val="00F56AFD"/>
    <w:rsid w:val="00F57A1C"/>
    <w:rsid w:val="00F60ADD"/>
    <w:rsid w:val="00F60E68"/>
    <w:rsid w:val="00F618F4"/>
    <w:rsid w:val="00F6208D"/>
    <w:rsid w:val="00F63692"/>
    <w:rsid w:val="00F637FB"/>
    <w:rsid w:val="00F63B1E"/>
    <w:rsid w:val="00F63DA0"/>
    <w:rsid w:val="00F63F49"/>
    <w:rsid w:val="00F6421A"/>
    <w:rsid w:val="00F644FF"/>
    <w:rsid w:val="00F64774"/>
    <w:rsid w:val="00F65062"/>
    <w:rsid w:val="00F65523"/>
    <w:rsid w:val="00F67A50"/>
    <w:rsid w:val="00F67ABA"/>
    <w:rsid w:val="00F70B84"/>
    <w:rsid w:val="00F71A3A"/>
    <w:rsid w:val="00F72635"/>
    <w:rsid w:val="00F72FF7"/>
    <w:rsid w:val="00F73455"/>
    <w:rsid w:val="00F73667"/>
    <w:rsid w:val="00F7374C"/>
    <w:rsid w:val="00F743FE"/>
    <w:rsid w:val="00F74822"/>
    <w:rsid w:val="00F75004"/>
    <w:rsid w:val="00F75459"/>
    <w:rsid w:val="00F8021F"/>
    <w:rsid w:val="00F803AF"/>
    <w:rsid w:val="00F804C1"/>
    <w:rsid w:val="00F8059F"/>
    <w:rsid w:val="00F81B46"/>
    <w:rsid w:val="00F82125"/>
    <w:rsid w:val="00F83F76"/>
    <w:rsid w:val="00F84E17"/>
    <w:rsid w:val="00F86134"/>
    <w:rsid w:val="00F864DC"/>
    <w:rsid w:val="00F865E7"/>
    <w:rsid w:val="00F86F72"/>
    <w:rsid w:val="00F87DE2"/>
    <w:rsid w:val="00F90921"/>
    <w:rsid w:val="00F91BD8"/>
    <w:rsid w:val="00F920F9"/>
    <w:rsid w:val="00F93CF0"/>
    <w:rsid w:val="00F93E63"/>
    <w:rsid w:val="00F94217"/>
    <w:rsid w:val="00F946B2"/>
    <w:rsid w:val="00F9486F"/>
    <w:rsid w:val="00F95572"/>
    <w:rsid w:val="00F95613"/>
    <w:rsid w:val="00F9572B"/>
    <w:rsid w:val="00F9590C"/>
    <w:rsid w:val="00F96395"/>
    <w:rsid w:val="00F9769E"/>
    <w:rsid w:val="00FA02DC"/>
    <w:rsid w:val="00FA05E4"/>
    <w:rsid w:val="00FA13C5"/>
    <w:rsid w:val="00FA1603"/>
    <w:rsid w:val="00FA3F56"/>
    <w:rsid w:val="00FA4903"/>
    <w:rsid w:val="00FA4B9D"/>
    <w:rsid w:val="00FB0D4F"/>
    <w:rsid w:val="00FB2036"/>
    <w:rsid w:val="00FB28CF"/>
    <w:rsid w:val="00FB2BA8"/>
    <w:rsid w:val="00FB31AA"/>
    <w:rsid w:val="00FB336D"/>
    <w:rsid w:val="00FB38F5"/>
    <w:rsid w:val="00FB3C18"/>
    <w:rsid w:val="00FB4C42"/>
    <w:rsid w:val="00FB4F3F"/>
    <w:rsid w:val="00FB533A"/>
    <w:rsid w:val="00FB633A"/>
    <w:rsid w:val="00FB6BEB"/>
    <w:rsid w:val="00FB7836"/>
    <w:rsid w:val="00FC0059"/>
    <w:rsid w:val="00FC06B4"/>
    <w:rsid w:val="00FC1285"/>
    <w:rsid w:val="00FC15E4"/>
    <w:rsid w:val="00FC18A7"/>
    <w:rsid w:val="00FC2408"/>
    <w:rsid w:val="00FC339D"/>
    <w:rsid w:val="00FC3E3F"/>
    <w:rsid w:val="00FC4154"/>
    <w:rsid w:val="00FC4558"/>
    <w:rsid w:val="00FC4AF4"/>
    <w:rsid w:val="00FC58B6"/>
    <w:rsid w:val="00FC6642"/>
    <w:rsid w:val="00FC7ACE"/>
    <w:rsid w:val="00FD12C7"/>
    <w:rsid w:val="00FD147E"/>
    <w:rsid w:val="00FD3B4C"/>
    <w:rsid w:val="00FD40C0"/>
    <w:rsid w:val="00FD45D0"/>
    <w:rsid w:val="00FD4958"/>
    <w:rsid w:val="00FD4E9F"/>
    <w:rsid w:val="00FD4FDB"/>
    <w:rsid w:val="00FD5646"/>
    <w:rsid w:val="00FD5E7F"/>
    <w:rsid w:val="00FD7279"/>
    <w:rsid w:val="00FE00C6"/>
    <w:rsid w:val="00FE039F"/>
    <w:rsid w:val="00FE0A73"/>
    <w:rsid w:val="00FE2CE7"/>
    <w:rsid w:val="00FE3797"/>
    <w:rsid w:val="00FE38F1"/>
    <w:rsid w:val="00FE3A24"/>
    <w:rsid w:val="00FE437B"/>
    <w:rsid w:val="00FE4863"/>
    <w:rsid w:val="00FE500C"/>
    <w:rsid w:val="00FE62A0"/>
    <w:rsid w:val="00FE75F7"/>
    <w:rsid w:val="00FE7CE8"/>
    <w:rsid w:val="00FE7E75"/>
    <w:rsid w:val="00FF0E50"/>
    <w:rsid w:val="00FF34FA"/>
    <w:rsid w:val="00FF39D0"/>
    <w:rsid w:val="00FF4BA4"/>
    <w:rsid w:val="00FF4F6C"/>
    <w:rsid w:val="00FF4F88"/>
    <w:rsid w:val="00FF4FF2"/>
    <w:rsid w:val="00FF56B4"/>
    <w:rsid w:val="00FF5858"/>
    <w:rsid w:val="00FF61A5"/>
    <w:rsid w:val="00FF7302"/>
    <w:rsid w:val="016D72E4"/>
    <w:rsid w:val="01BB4E65"/>
    <w:rsid w:val="02015782"/>
    <w:rsid w:val="024C7D4C"/>
    <w:rsid w:val="06680D11"/>
    <w:rsid w:val="06A469E2"/>
    <w:rsid w:val="09064E5D"/>
    <w:rsid w:val="0B3550F2"/>
    <w:rsid w:val="0DB6770F"/>
    <w:rsid w:val="142D2826"/>
    <w:rsid w:val="15E31EF8"/>
    <w:rsid w:val="17714B81"/>
    <w:rsid w:val="19E8300C"/>
    <w:rsid w:val="1AE93EB4"/>
    <w:rsid w:val="1E117F64"/>
    <w:rsid w:val="1E3E3F2B"/>
    <w:rsid w:val="20795DD4"/>
    <w:rsid w:val="228F54BF"/>
    <w:rsid w:val="2648525A"/>
    <w:rsid w:val="271E783C"/>
    <w:rsid w:val="286A785E"/>
    <w:rsid w:val="2E63592A"/>
    <w:rsid w:val="37715A57"/>
    <w:rsid w:val="37822F1F"/>
    <w:rsid w:val="38D00642"/>
    <w:rsid w:val="3C7826C2"/>
    <w:rsid w:val="3E076650"/>
    <w:rsid w:val="400F6A26"/>
    <w:rsid w:val="403533E2"/>
    <w:rsid w:val="406B713F"/>
    <w:rsid w:val="42691183"/>
    <w:rsid w:val="428916B8"/>
    <w:rsid w:val="466C2618"/>
    <w:rsid w:val="48E561A4"/>
    <w:rsid w:val="4A686320"/>
    <w:rsid w:val="4B4E7897"/>
    <w:rsid w:val="4BE75898"/>
    <w:rsid w:val="4CC53C01"/>
    <w:rsid w:val="52C206D3"/>
    <w:rsid w:val="541F6411"/>
    <w:rsid w:val="54373AB8"/>
    <w:rsid w:val="5860142F"/>
    <w:rsid w:val="596F3A39"/>
    <w:rsid w:val="5B0A4D6B"/>
    <w:rsid w:val="5FAE5D89"/>
    <w:rsid w:val="5FF351F8"/>
    <w:rsid w:val="63FC0596"/>
    <w:rsid w:val="640C0830"/>
    <w:rsid w:val="645E1D3A"/>
    <w:rsid w:val="679E650E"/>
    <w:rsid w:val="69D364AE"/>
    <w:rsid w:val="6DE17ED2"/>
    <w:rsid w:val="6E2E3854"/>
    <w:rsid w:val="71504376"/>
    <w:rsid w:val="71CC3CC0"/>
    <w:rsid w:val="73FC7C14"/>
    <w:rsid w:val="74EF5AE6"/>
    <w:rsid w:val="76FE10CA"/>
    <w:rsid w:val="780B2500"/>
    <w:rsid w:val="79C066CF"/>
    <w:rsid w:val="7C463AEF"/>
    <w:rsid w:val="7CB918AF"/>
    <w:rsid w:val="7EEC634C"/>
    <w:rsid w:val="7EEE1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8C7B8DA"/>
  <w15:docId w15:val="{9E7E682F-A362-4207-AE43-1565AC5F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5771A5"/>
    <w:pPr>
      <w:spacing w:after="200" w:line="276" w:lineRule="auto"/>
    </w:pPr>
    <w:rPr>
      <w:rFonts w:ascii="Calibri" w:hAnsi="Calibri"/>
      <w:sz w:val="22"/>
      <w:szCs w:val="22"/>
    </w:rPr>
  </w:style>
  <w:style w:type="paragraph" w:styleId="1">
    <w:name w:val="heading 1"/>
    <w:basedOn w:val="a"/>
    <w:next w:val="a"/>
    <w:link w:val="10"/>
    <w:uiPriority w:val="9"/>
    <w:qFormat/>
    <w:pPr>
      <w:pBdr>
        <w:top w:val="none" w:sz="0" w:space="1" w:color="auto"/>
        <w:left w:val="none" w:sz="0" w:space="4" w:color="auto"/>
        <w:bottom w:val="none" w:sz="0" w:space="1" w:color="auto"/>
        <w:right w:val="none" w:sz="0" w:space="4" w:color="auto"/>
      </w:pBdr>
      <w:spacing w:before="480" w:after="0"/>
      <w:contextualSpacing/>
      <w:jc w:val="center"/>
      <w:outlineLvl w:val="0"/>
    </w:pPr>
    <w:rPr>
      <w:rFonts w:ascii="Cambria" w:hAnsi="Cambria"/>
      <w:b/>
      <w:bCs/>
      <w:sz w:val="36"/>
      <w:szCs w:val="28"/>
    </w:rPr>
  </w:style>
  <w:style w:type="paragraph" w:styleId="2">
    <w:name w:val="heading 2"/>
    <w:basedOn w:val="a"/>
    <w:next w:val="a"/>
    <w:link w:val="20"/>
    <w:uiPriority w:val="9"/>
    <w:qFormat/>
    <w:pPr>
      <w:spacing w:before="200" w:after="0"/>
      <w:outlineLvl w:val="1"/>
    </w:pPr>
    <w:rPr>
      <w:rFonts w:ascii="Cambria" w:hAnsi="Cambria"/>
      <w:b/>
      <w:bCs/>
      <w:sz w:val="32"/>
      <w:szCs w:val="26"/>
    </w:rPr>
  </w:style>
  <w:style w:type="paragraph" w:styleId="3">
    <w:name w:val="heading 3"/>
    <w:basedOn w:val="a"/>
    <w:next w:val="a"/>
    <w:link w:val="30"/>
    <w:uiPriority w:val="9"/>
    <w:qFormat/>
    <w:pPr>
      <w:spacing w:before="200" w:after="0" w:line="271" w:lineRule="auto"/>
      <w:outlineLvl w:val="2"/>
    </w:pPr>
    <w:rPr>
      <w:rFonts w:ascii="Cambria" w:hAnsi="Cambria"/>
      <w:b/>
      <w:bCs/>
      <w:sz w:val="24"/>
    </w:rPr>
  </w:style>
  <w:style w:type="paragraph" w:styleId="4">
    <w:name w:val="heading 4"/>
    <w:basedOn w:val="a"/>
    <w:next w:val="a"/>
    <w:link w:val="40"/>
    <w:uiPriority w:val="9"/>
    <w:qFormat/>
    <w:pPr>
      <w:spacing w:before="200" w:after="0"/>
      <w:outlineLvl w:val="3"/>
    </w:pPr>
    <w:rPr>
      <w:rFonts w:ascii="Cambria" w:hAnsi="Cambria"/>
      <w:b/>
      <w:bCs/>
      <w:i/>
      <w:iCs/>
    </w:rPr>
  </w:style>
  <w:style w:type="paragraph" w:styleId="5">
    <w:name w:val="heading 5"/>
    <w:basedOn w:val="a"/>
    <w:next w:val="a"/>
    <w:link w:val="50"/>
    <w:uiPriority w:val="9"/>
    <w:qFormat/>
    <w:pPr>
      <w:spacing w:before="200" w:after="0"/>
      <w:outlineLvl w:val="4"/>
    </w:pPr>
    <w:rPr>
      <w:rFonts w:ascii="Cambria" w:hAnsi="Cambria"/>
      <w:b/>
      <w:bCs/>
      <w:color w:val="7C7C7C"/>
    </w:rPr>
  </w:style>
  <w:style w:type="paragraph" w:styleId="6">
    <w:name w:val="heading 6"/>
    <w:basedOn w:val="a"/>
    <w:next w:val="a"/>
    <w:link w:val="60"/>
    <w:uiPriority w:val="9"/>
    <w:qFormat/>
    <w:pPr>
      <w:spacing w:after="0" w:line="271" w:lineRule="auto"/>
      <w:outlineLvl w:val="5"/>
    </w:pPr>
    <w:rPr>
      <w:rFonts w:ascii="Cambria" w:hAnsi="Cambria"/>
      <w:b/>
      <w:bCs/>
      <w:i/>
      <w:iCs/>
      <w:color w:val="7C7C7C"/>
    </w:rPr>
  </w:style>
  <w:style w:type="paragraph" w:styleId="7">
    <w:name w:val="heading 7"/>
    <w:basedOn w:val="a"/>
    <w:next w:val="a"/>
    <w:link w:val="70"/>
    <w:uiPriority w:val="9"/>
    <w:qFormat/>
    <w:pPr>
      <w:spacing w:after="0"/>
      <w:outlineLvl w:val="6"/>
    </w:pPr>
    <w:rPr>
      <w:rFonts w:ascii="Cambria" w:hAnsi="Cambria"/>
      <w:i/>
      <w:iCs/>
    </w:rPr>
  </w:style>
  <w:style w:type="paragraph" w:styleId="8">
    <w:name w:val="heading 8"/>
    <w:basedOn w:val="a"/>
    <w:next w:val="a"/>
    <w:link w:val="80"/>
    <w:uiPriority w:val="9"/>
    <w:qFormat/>
    <w:pPr>
      <w:spacing w:after="0"/>
      <w:outlineLvl w:val="7"/>
    </w:pPr>
    <w:rPr>
      <w:rFonts w:ascii="Cambria" w:hAnsi="Cambria"/>
      <w:sz w:val="20"/>
      <w:szCs w:val="20"/>
    </w:rPr>
  </w:style>
  <w:style w:type="paragraph" w:styleId="9">
    <w:name w:val="heading 9"/>
    <w:basedOn w:val="a"/>
    <w:next w:val="a"/>
    <w:link w:val="90"/>
    <w:uiPriority w:val="9"/>
    <w:qFormat/>
    <w:pPr>
      <w:spacing w:after="0"/>
      <w:outlineLvl w:val="8"/>
    </w:pPr>
    <w:rPr>
      <w:rFonts w:ascii="Cambria" w:hAnsi="Cambria"/>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basedOn w:val="a1"/>
    <w:link w:val="a5"/>
    <w:uiPriority w:val="99"/>
    <w:semiHidden/>
    <w:rPr>
      <w:sz w:val="18"/>
      <w:szCs w:val="18"/>
    </w:rPr>
  </w:style>
  <w:style w:type="character" w:styleId="a6">
    <w:name w:val="Emphasis"/>
    <w:uiPriority w:val="20"/>
    <w:qFormat/>
    <w:rPr>
      <w:b/>
      <w:bCs/>
      <w:i/>
      <w:iCs/>
      <w:spacing w:val="10"/>
      <w:shd w:val="clear" w:color="auto" w:fill="auto"/>
    </w:rPr>
  </w:style>
  <w:style w:type="character" w:customStyle="1" w:styleId="apple-converted-space">
    <w:name w:val="apple-converted-space"/>
    <w:basedOn w:val="a1"/>
  </w:style>
  <w:style w:type="character" w:customStyle="1" w:styleId="11">
    <w:name w:val="明显参考1"/>
    <w:uiPriority w:val="32"/>
    <w:qFormat/>
    <w:rPr>
      <w:smallCaps/>
      <w:spacing w:val="5"/>
      <w:u w:val="single"/>
    </w:rPr>
  </w:style>
  <w:style w:type="character" w:styleId="a7">
    <w:name w:val="annotation reference"/>
    <w:basedOn w:val="a1"/>
    <w:uiPriority w:val="99"/>
    <w:unhideWhenUsed/>
    <w:rPr>
      <w:sz w:val="21"/>
      <w:szCs w:val="21"/>
    </w:rPr>
  </w:style>
  <w:style w:type="character" w:customStyle="1" w:styleId="Char">
    <w:name w:val="无间隔 Char"/>
    <w:basedOn w:val="a1"/>
    <w:link w:val="12"/>
    <w:uiPriority w:val="1"/>
  </w:style>
  <w:style w:type="character" w:customStyle="1" w:styleId="40">
    <w:name w:val="标题 4 字符"/>
    <w:basedOn w:val="a1"/>
    <w:link w:val="4"/>
    <w:uiPriority w:val="9"/>
    <w:rPr>
      <w:rFonts w:ascii="Cambria" w:eastAsia="宋体" w:hAnsi="Cambria"/>
      <w:b/>
      <w:bCs/>
      <w:i/>
      <w:iCs/>
    </w:rPr>
  </w:style>
  <w:style w:type="character" w:customStyle="1" w:styleId="13">
    <w:name w:val="不明显强调1"/>
    <w:uiPriority w:val="19"/>
    <w:qFormat/>
    <w:rPr>
      <w:i/>
      <w:iCs/>
    </w:rPr>
  </w:style>
  <w:style w:type="character" w:customStyle="1" w:styleId="90">
    <w:name w:val="标题 9 字符"/>
    <w:basedOn w:val="a1"/>
    <w:link w:val="9"/>
    <w:uiPriority w:val="9"/>
    <w:semiHidden/>
    <w:rPr>
      <w:rFonts w:ascii="Cambria" w:eastAsia="宋体" w:hAnsi="Cambria"/>
      <w:i/>
      <w:iCs/>
      <w:spacing w:val="5"/>
      <w:sz w:val="20"/>
      <w:szCs w:val="20"/>
    </w:rPr>
  </w:style>
  <w:style w:type="character" w:customStyle="1" w:styleId="10">
    <w:name w:val="标题 1 字符"/>
    <w:basedOn w:val="a1"/>
    <w:link w:val="1"/>
    <w:uiPriority w:val="9"/>
    <w:rPr>
      <w:rFonts w:ascii="Cambria" w:eastAsia="宋体" w:hAnsi="Cambria"/>
      <w:b/>
      <w:bCs/>
      <w:sz w:val="36"/>
      <w:szCs w:val="28"/>
    </w:rPr>
  </w:style>
  <w:style w:type="character" w:customStyle="1" w:styleId="50">
    <w:name w:val="标题 5 字符"/>
    <w:basedOn w:val="a1"/>
    <w:link w:val="5"/>
    <w:uiPriority w:val="9"/>
    <w:semiHidden/>
    <w:rPr>
      <w:rFonts w:ascii="Cambria" w:eastAsia="宋体" w:hAnsi="Cambria"/>
      <w:b/>
      <w:bCs/>
      <w:color w:val="7C7C7C"/>
    </w:rPr>
  </w:style>
  <w:style w:type="character" w:customStyle="1" w:styleId="80">
    <w:name w:val="标题 8 字符"/>
    <w:basedOn w:val="a1"/>
    <w:link w:val="8"/>
    <w:uiPriority w:val="9"/>
    <w:semiHidden/>
    <w:rPr>
      <w:rFonts w:ascii="Cambria" w:eastAsia="宋体" w:hAnsi="Cambria"/>
      <w:sz w:val="20"/>
      <w:szCs w:val="20"/>
    </w:rPr>
  </w:style>
  <w:style w:type="character" w:customStyle="1" w:styleId="14">
    <w:name w:val="明显强调1"/>
    <w:uiPriority w:val="21"/>
    <w:qFormat/>
    <w:rPr>
      <w:b/>
      <w:bCs/>
    </w:rPr>
  </w:style>
  <w:style w:type="character" w:customStyle="1" w:styleId="Char0">
    <w:name w:val="明显引用 Char"/>
    <w:basedOn w:val="a1"/>
    <w:link w:val="15"/>
    <w:uiPriority w:val="30"/>
    <w:rPr>
      <w:b/>
      <w:bCs/>
      <w:i/>
      <w:iCs/>
    </w:rPr>
  </w:style>
  <w:style w:type="character" w:customStyle="1" w:styleId="Char1">
    <w:name w:val="引用 Char"/>
    <w:basedOn w:val="a1"/>
    <w:link w:val="16"/>
    <w:uiPriority w:val="29"/>
    <w:rPr>
      <w:i/>
      <w:iCs/>
    </w:rPr>
  </w:style>
  <w:style w:type="character" w:customStyle="1" w:styleId="a8">
    <w:name w:val="页眉 字符"/>
    <w:basedOn w:val="a1"/>
    <w:link w:val="a9"/>
    <w:uiPriority w:val="99"/>
    <w:rPr>
      <w:sz w:val="18"/>
      <w:szCs w:val="18"/>
    </w:rPr>
  </w:style>
  <w:style w:type="character" w:styleId="aa">
    <w:name w:val="Hyperlink"/>
    <w:basedOn w:val="a1"/>
    <w:uiPriority w:val="99"/>
    <w:unhideWhenUsed/>
    <w:rPr>
      <w:color w:val="0000FF"/>
      <w:u w:val="single"/>
    </w:rPr>
  </w:style>
  <w:style w:type="character" w:customStyle="1" w:styleId="17">
    <w:name w:val="不明显参考1"/>
    <w:uiPriority w:val="31"/>
    <w:qFormat/>
    <w:rPr>
      <w:smallCaps/>
    </w:rPr>
  </w:style>
  <w:style w:type="character" w:customStyle="1" w:styleId="20">
    <w:name w:val="标题 2 字符"/>
    <w:basedOn w:val="a1"/>
    <w:link w:val="2"/>
    <w:uiPriority w:val="9"/>
    <w:rPr>
      <w:rFonts w:ascii="Cambria" w:eastAsia="宋体" w:hAnsi="Cambria"/>
      <w:b/>
      <w:bCs/>
      <w:sz w:val="32"/>
      <w:szCs w:val="26"/>
    </w:rPr>
  </w:style>
  <w:style w:type="character" w:customStyle="1" w:styleId="ab">
    <w:name w:val="正文文本 字符"/>
    <w:basedOn w:val="a1"/>
    <w:link w:val="ac"/>
    <w:uiPriority w:val="99"/>
    <w:semiHidden/>
  </w:style>
  <w:style w:type="character" w:customStyle="1" w:styleId="ad">
    <w:name w:val="批注文字 字符"/>
    <w:basedOn w:val="a1"/>
    <w:link w:val="ae"/>
    <w:uiPriority w:val="99"/>
    <w:semiHidden/>
  </w:style>
  <w:style w:type="character" w:styleId="af">
    <w:name w:val="Strong"/>
    <w:uiPriority w:val="22"/>
    <w:qFormat/>
    <w:rPr>
      <w:b/>
      <w:bCs/>
    </w:rPr>
  </w:style>
  <w:style w:type="character" w:customStyle="1" w:styleId="af0">
    <w:name w:val="页脚 字符"/>
    <w:basedOn w:val="a1"/>
    <w:link w:val="af1"/>
    <w:uiPriority w:val="99"/>
    <w:rPr>
      <w:sz w:val="18"/>
      <w:szCs w:val="18"/>
    </w:rPr>
  </w:style>
  <w:style w:type="character" w:customStyle="1" w:styleId="high-light-bg">
    <w:name w:val="high-light-bg"/>
    <w:basedOn w:val="a1"/>
  </w:style>
  <w:style w:type="character" w:customStyle="1" w:styleId="70">
    <w:name w:val="标题 7 字符"/>
    <w:basedOn w:val="a1"/>
    <w:link w:val="7"/>
    <w:uiPriority w:val="9"/>
    <w:semiHidden/>
    <w:rPr>
      <w:rFonts w:ascii="Cambria" w:eastAsia="宋体" w:hAnsi="Cambria"/>
      <w:i/>
      <w:iCs/>
    </w:rPr>
  </w:style>
  <w:style w:type="character" w:customStyle="1" w:styleId="60">
    <w:name w:val="标题 6 字符"/>
    <w:basedOn w:val="a1"/>
    <w:link w:val="6"/>
    <w:uiPriority w:val="9"/>
    <w:semiHidden/>
    <w:rPr>
      <w:rFonts w:ascii="Cambria" w:eastAsia="宋体" w:hAnsi="Cambria"/>
      <w:b/>
      <w:bCs/>
      <w:i/>
      <w:iCs/>
      <w:color w:val="7C7C7C"/>
    </w:rPr>
  </w:style>
  <w:style w:type="character" w:customStyle="1" w:styleId="af2">
    <w:name w:val="正文首行缩进 字符"/>
    <w:basedOn w:val="ab"/>
    <w:link w:val="a0"/>
    <w:uiPriority w:val="99"/>
    <w:rPr>
      <w:rFonts w:ascii="Calibri" w:eastAsia="宋体" w:hAnsi="Calibri" w:cs="Times New Roman"/>
      <w:sz w:val="24"/>
      <w:szCs w:val="24"/>
    </w:rPr>
  </w:style>
  <w:style w:type="character" w:customStyle="1" w:styleId="af3">
    <w:name w:val="副标题 字符"/>
    <w:basedOn w:val="a1"/>
    <w:link w:val="af4"/>
    <w:uiPriority w:val="11"/>
    <w:rPr>
      <w:rFonts w:ascii="Cambria" w:eastAsia="宋体" w:hAnsi="Cambria"/>
      <w:i/>
      <w:iCs/>
      <w:spacing w:val="13"/>
      <w:sz w:val="24"/>
      <w:szCs w:val="24"/>
    </w:rPr>
  </w:style>
  <w:style w:type="character" w:customStyle="1" w:styleId="18">
    <w:name w:val="书籍标题1"/>
    <w:uiPriority w:val="33"/>
    <w:qFormat/>
    <w:rPr>
      <w:i/>
      <w:iCs/>
      <w:smallCaps/>
      <w:spacing w:val="5"/>
    </w:rPr>
  </w:style>
  <w:style w:type="character" w:customStyle="1" w:styleId="af5">
    <w:name w:val="标题 字符"/>
    <w:basedOn w:val="a1"/>
    <w:link w:val="af6"/>
    <w:uiPriority w:val="10"/>
    <w:rPr>
      <w:rFonts w:ascii="Cambria" w:eastAsia="宋体" w:hAnsi="Cambria"/>
      <w:spacing w:val="5"/>
      <w:sz w:val="52"/>
      <w:szCs w:val="52"/>
    </w:rPr>
  </w:style>
  <w:style w:type="character" w:customStyle="1" w:styleId="30">
    <w:name w:val="标题 3 字符"/>
    <w:basedOn w:val="a1"/>
    <w:link w:val="3"/>
    <w:uiPriority w:val="9"/>
    <w:rPr>
      <w:rFonts w:ascii="Cambria" w:eastAsia="宋体" w:hAnsi="Cambria"/>
      <w:b/>
      <w:bCs/>
      <w:sz w:val="24"/>
    </w:rPr>
  </w:style>
  <w:style w:type="character" w:customStyle="1" w:styleId="2Char">
    <w:name w:val="样式 普通正文 + 首行缩进:  2 字符 Char"/>
    <w:link w:val="21"/>
    <w:locked/>
    <w:rPr>
      <w:rFonts w:ascii="宋体" w:eastAsia="宋体" w:hAnsi="宋体" w:cs="宋体"/>
      <w:sz w:val="24"/>
    </w:rPr>
  </w:style>
  <w:style w:type="paragraph" w:styleId="a0">
    <w:name w:val="Body Text First Indent"/>
    <w:basedOn w:val="ac"/>
    <w:link w:val="af2"/>
    <w:uiPriority w:val="99"/>
    <w:unhideWhenUsed/>
    <w:pPr>
      <w:spacing w:beforeLines="50" w:before="50"/>
      <w:ind w:firstLineChars="100" w:firstLine="420"/>
    </w:pPr>
    <w:rPr>
      <w:sz w:val="24"/>
      <w:szCs w:val="24"/>
    </w:rPr>
  </w:style>
  <w:style w:type="paragraph" w:styleId="af6">
    <w:name w:val="Title"/>
    <w:basedOn w:val="a"/>
    <w:next w:val="a"/>
    <w:link w:val="af5"/>
    <w:uiPriority w:val="10"/>
    <w:qFormat/>
    <w:pPr>
      <w:pBdr>
        <w:bottom w:val="single" w:sz="4" w:space="1" w:color="auto"/>
      </w:pBdr>
      <w:spacing w:line="240" w:lineRule="auto"/>
      <w:contextualSpacing/>
      <w:jc w:val="center"/>
    </w:pPr>
    <w:rPr>
      <w:rFonts w:ascii="Cambria" w:hAnsi="Cambria"/>
      <w:spacing w:val="5"/>
      <w:sz w:val="52"/>
      <w:szCs w:val="52"/>
    </w:rPr>
  </w:style>
  <w:style w:type="paragraph" w:customStyle="1" w:styleId="12">
    <w:name w:val="无间隔1"/>
    <w:basedOn w:val="a"/>
    <w:link w:val="Char"/>
    <w:uiPriority w:val="1"/>
    <w:qFormat/>
    <w:pPr>
      <w:spacing w:after="0" w:line="240" w:lineRule="auto"/>
    </w:pPr>
  </w:style>
  <w:style w:type="paragraph" w:styleId="af1">
    <w:name w:val="footer"/>
    <w:basedOn w:val="a"/>
    <w:link w:val="af0"/>
    <w:uiPriority w:val="99"/>
    <w:unhideWhenUsed/>
    <w:pPr>
      <w:tabs>
        <w:tab w:val="center" w:pos="4153"/>
        <w:tab w:val="right" w:pos="8306"/>
      </w:tabs>
      <w:snapToGrid w:val="0"/>
    </w:pPr>
    <w:rPr>
      <w:sz w:val="18"/>
      <w:szCs w:val="18"/>
    </w:rPr>
  </w:style>
  <w:style w:type="paragraph" w:styleId="ae">
    <w:name w:val="annotation text"/>
    <w:basedOn w:val="a"/>
    <w:link w:val="ad"/>
    <w:uiPriority w:val="99"/>
    <w:unhideWhenUsed/>
  </w:style>
  <w:style w:type="paragraph" w:styleId="af7">
    <w:name w:val="Normal (Web)"/>
    <w:basedOn w:val="a"/>
    <w:uiPriority w:val="99"/>
    <w:unhideWhenUsed/>
    <w:pPr>
      <w:spacing w:before="100" w:beforeAutospacing="1" w:after="100" w:afterAutospacing="1"/>
    </w:pPr>
    <w:rPr>
      <w:rFonts w:ascii="宋体" w:hAnsi="宋体" w:cs="宋体"/>
      <w:sz w:val="24"/>
      <w:szCs w:val="24"/>
    </w:rPr>
  </w:style>
  <w:style w:type="paragraph" w:styleId="a5">
    <w:name w:val="Balloon Text"/>
    <w:basedOn w:val="a"/>
    <w:link w:val="a4"/>
    <w:uiPriority w:val="99"/>
    <w:unhideWhenUsed/>
    <w:rPr>
      <w:sz w:val="18"/>
      <w:szCs w:val="18"/>
    </w:rPr>
  </w:style>
  <w:style w:type="paragraph" w:customStyle="1" w:styleId="19">
    <w:name w:val="列出段落1"/>
    <w:basedOn w:val="a"/>
    <w:uiPriority w:val="34"/>
    <w:qFormat/>
    <w:pPr>
      <w:ind w:left="720"/>
      <w:contextualSpacing/>
    </w:pPr>
  </w:style>
  <w:style w:type="paragraph" w:styleId="91">
    <w:name w:val="toc 9"/>
    <w:basedOn w:val="a"/>
    <w:next w:val="a"/>
    <w:uiPriority w:val="39"/>
    <w:unhideWhenUsed/>
    <w:pPr>
      <w:ind w:leftChars="1600" w:left="3360"/>
    </w:pPr>
  </w:style>
  <w:style w:type="paragraph" w:customStyle="1" w:styleId="15">
    <w:name w:val="明显引用1"/>
    <w:basedOn w:val="a"/>
    <w:next w:val="a"/>
    <w:link w:val="Char0"/>
    <w:uiPriority w:val="30"/>
    <w:qFormat/>
    <w:pPr>
      <w:pBdr>
        <w:bottom w:val="single" w:sz="4" w:space="1" w:color="auto"/>
      </w:pBdr>
      <w:spacing w:before="200" w:after="280"/>
      <w:ind w:left="1008" w:right="1152"/>
      <w:jc w:val="both"/>
    </w:pPr>
    <w:rPr>
      <w:b/>
      <w:bCs/>
      <w:i/>
      <w:iCs/>
    </w:rPr>
  </w:style>
  <w:style w:type="paragraph" w:styleId="ac">
    <w:name w:val="Body Text"/>
    <w:basedOn w:val="a"/>
    <w:link w:val="ab"/>
    <w:uiPriority w:val="99"/>
    <w:unhideWhenUsed/>
    <w:pPr>
      <w:spacing w:after="120"/>
    </w:pPr>
  </w:style>
  <w:style w:type="paragraph" w:customStyle="1" w:styleId="21">
    <w:name w:val="样式 普通正文 + 首行缩进:  2 字符"/>
    <w:basedOn w:val="a"/>
    <w:link w:val="2Char"/>
    <w:pPr>
      <w:spacing w:line="360" w:lineRule="auto"/>
      <w:ind w:firstLineChars="200" w:firstLine="480"/>
    </w:pPr>
    <w:rPr>
      <w:rFonts w:ascii="宋体" w:hAnsi="宋体" w:cs="宋体"/>
      <w:sz w:val="24"/>
    </w:rPr>
  </w:style>
  <w:style w:type="paragraph" w:styleId="a9">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1a">
    <w:name w:val="toc 1"/>
    <w:basedOn w:val="a"/>
    <w:next w:val="a"/>
    <w:uiPriority w:val="39"/>
    <w:unhideWhenUsed/>
  </w:style>
  <w:style w:type="paragraph" w:styleId="af4">
    <w:name w:val="Subtitle"/>
    <w:basedOn w:val="a"/>
    <w:next w:val="a"/>
    <w:link w:val="af3"/>
    <w:uiPriority w:val="11"/>
    <w:qFormat/>
    <w:pPr>
      <w:spacing w:after="600"/>
    </w:pPr>
    <w:rPr>
      <w:rFonts w:ascii="Cambria" w:hAnsi="Cambria"/>
      <w:i/>
      <w:iCs/>
      <w:spacing w:val="13"/>
      <w:sz w:val="24"/>
      <w:szCs w:val="24"/>
    </w:rPr>
  </w:style>
  <w:style w:type="paragraph" w:styleId="51">
    <w:name w:val="toc 5"/>
    <w:basedOn w:val="a"/>
    <w:next w:val="a"/>
    <w:uiPriority w:val="39"/>
    <w:unhideWhenUsed/>
    <w:pPr>
      <w:ind w:leftChars="800" w:left="1680"/>
    </w:pPr>
  </w:style>
  <w:style w:type="paragraph" w:styleId="81">
    <w:name w:val="toc 8"/>
    <w:basedOn w:val="a"/>
    <w:next w:val="a"/>
    <w:uiPriority w:val="39"/>
    <w:unhideWhenUsed/>
    <w:pPr>
      <w:ind w:leftChars="1400" w:left="2940"/>
    </w:pPr>
  </w:style>
  <w:style w:type="paragraph" w:styleId="71">
    <w:name w:val="toc 7"/>
    <w:basedOn w:val="a"/>
    <w:next w:val="a"/>
    <w:uiPriority w:val="39"/>
    <w:unhideWhenUsed/>
    <w:pPr>
      <w:ind w:leftChars="1200" w:left="2520"/>
    </w:pPr>
  </w:style>
  <w:style w:type="paragraph" w:styleId="22">
    <w:name w:val="toc 2"/>
    <w:basedOn w:val="a"/>
    <w:next w:val="a"/>
    <w:uiPriority w:val="39"/>
    <w:unhideWhenUsed/>
    <w:pPr>
      <w:ind w:leftChars="200" w:left="420"/>
    </w:pPr>
  </w:style>
  <w:style w:type="paragraph" w:customStyle="1" w:styleId="TOC1">
    <w:name w:val="TOC 标题1"/>
    <w:basedOn w:val="1"/>
    <w:next w:val="a"/>
    <w:uiPriority w:val="39"/>
    <w:unhideWhenUsed/>
    <w:qFormat/>
    <w:pPr>
      <w:outlineLvl w:val="9"/>
    </w:pPr>
    <w:rPr>
      <w:lang w:bidi="en-US"/>
    </w:rPr>
  </w:style>
  <w:style w:type="paragraph" w:styleId="af8">
    <w:name w:val="caption"/>
    <w:basedOn w:val="a"/>
    <w:next w:val="a"/>
    <w:uiPriority w:val="35"/>
    <w:qFormat/>
    <w:rPr>
      <w:b/>
      <w:bCs/>
      <w:sz w:val="18"/>
      <w:szCs w:val="18"/>
    </w:rPr>
  </w:style>
  <w:style w:type="paragraph" w:styleId="61">
    <w:name w:val="toc 6"/>
    <w:basedOn w:val="a"/>
    <w:next w:val="a"/>
    <w:uiPriority w:val="39"/>
    <w:unhideWhenUsed/>
    <w:pPr>
      <w:ind w:leftChars="1000" w:left="2100"/>
    </w:pPr>
  </w:style>
  <w:style w:type="paragraph" w:customStyle="1" w:styleId="16">
    <w:name w:val="引用1"/>
    <w:basedOn w:val="a"/>
    <w:next w:val="a"/>
    <w:link w:val="Char1"/>
    <w:uiPriority w:val="29"/>
    <w:qFormat/>
    <w:pPr>
      <w:spacing w:before="200" w:after="0"/>
      <w:ind w:left="360" w:right="360"/>
    </w:pPr>
    <w:rPr>
      <w:i/>
      <w:iCs/>
    </w:rPr>
  </w:style>
  <w:style w:type="paragraph" w:styleId="41">
    <w:name w:val="toc 4"/>
    <w:basedOn w:val="a"/>
    <w:next w:val="a"/>
    <w:uiPriority w:val="39"/>
    <w:unhideWhenUsed/>
    <w:pPr>
      <w:ind w:leftChars="600" w:left="1260"/>
    </w:pPr>
  </w:style>
  <w:style w:type="paragraph" w:styleId="31">
    <w:name w:val="toc 3"/>
    <w:basedOn w:val="a"/>
    <w:next w:val="a"/>
    <w:uiPriority w:val="39"/>
    <w:unhideWhenUsed/>
    <w:pPr>
      <w:ind w:leftChars="400" w:left="840"/>
    </w:pPr>
  </w:style>
  <w:style w:type="paragraph" w:styleId="af9">
    <w:name w:val="List Paragraph"/>
    <w:basedOn w:val="a"/>
    <w:uiPriority w:val="99"/>
    <w:qFormat/>
    <w:rsid w:val="005771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fit.com.cn/"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hyperlink" Target="mailto:qiao.yu@sfit.shfe.com.c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37D69-27BB-4928-A239-237A3C72F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6426</TotalTime>
  <Pages>1</Pages>
  <Words>9753</Words>
  <Characters>55594</Characters>
  <Application>Microsoft Office Word</Application>
  <DocSecurity>0</DocSecurity>
  <PresentationFormat/>
  <Lines>463</Lines>
  <Paragraphs>130</Paragraphs>
  <Slides>0</Slides>
  <Notes>0</Notes>
  <HiddenSlides>0</HiddenSlides>
  <MMClips>0</MMClips>
  <ScaleCrop>false</ScaleCrop>
  <Company/>
  <LinksUpToDate>false</LinksUpToDate>
  <CharactersWithSpaces>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CTP Client Development Guidance</dc:title>
  <dc:subject/>
  <dc:creator>乔煜</dc:creator>
  <cp:keywords/>
  <dc:description/>
  <cp:lastModifiedBy>陈学锋</cp:lastModifiedBy>
  <cp:revision>16</cp:revision>
  <dcterms:created xsi:type="dcterms:W3CDTF">2014-11-26T07:13:00Z</dcterms:created>
  <dcterms:modified xsi:type="dcterms:W3CDTF">2018-07-22T04:12:00Z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